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E414" w14:textId="7335266D" w:rsidR="00060526" w:rsidRDefault="00426725" w:rsidP="00426725">
      <w:pPr>
        <w:jc w:val="center"/>
        <w:rPr>
          <w:rFonts w:ascii="Times New Roman" w:hAnsi="Times New Roman" w:cs="Times New Roman"/>
          <w:b/>
          <w:bCs/>
          <w:lang w:val="en-US"/>
        </w:rPr>
      </w:pPr>
      <w:r w:rsidRPr="00426725">
        <w:rPr>
          <w:rFonts w:ascii="Times New Roman" w:hAnsi="Times New Roman" w:cs="Times New Roman"/>
          <w:b/>
          <w:bCs/>
          <w:lang w:val="en-US"/>
        </w:rPr>
        <w:t>Age- and sex-</w:t>
      </w:r>
      <w:proofErr w:type="spellStart"/>
      <w:r w:rsidRPr="00426725">
        <w:rPr>
          <w:rFonts w:ascii="Times New Roman" w:hAnsi="Times New Roman" w:cs="Times New Roman"/>
          <w:b/>
          <w:bCs/>
          <w:lang w:val="en-US"/>
        </w:rPr>
        <w:t>standardised</w:t>
      </w:r>
      <w:proofErr w:type="spellEnd"/>
      <w:r w:rsidRPr="00426725">
        <w:rPr>
          <w:rFonts w:ascii="Times New Roman" w:hAnsi="Times New Roman" w:cs="Times New Roman"/>
          <w:b/>
          <w:bCs/>
          <w:lang w:val="en-US"/>
        </w:rPr>
        <w:t xml:space="preserve"> incidence of diabetes mellitus in Peru from 2016 to 2023</w:t>
      </w:r>
    </w:p>
    <w:p w14:paraId="57746CAC" w14:textId="033A462F" w:rsidR="00426725" w:rsidRDefault="00426725" w:rsidP="00426725">
      <w:pPr>
        <w:jc w:val="both"/>
        <w:rPr>
          <w:rFonts w:ascii="Times New Roman" w:hAnsi="Times New Roman" w:cs="Times New Roman"/>
          <w:b/>
          <w:bCs/>
          <w:lang w:val="en-US"/>
        </w:rPr>
      </w:pPr>
      <w:r>
        <w:rPr>
          <w:rFonts w:ascii="Times New Roman" w:hAnsi="Times New Roman" w:cs="Times New Roman"/>
          <w:b/>
          <w:bCs/>
          <w:lang w:val="en-US"/>
        </w:rPr>
        <w:t>Introduction</w:t>
      </w:r>
    </w:p>
    <w:p w14:paraId="4A6C8CA4" w14:textId="4914B73E" w:rsidR="00426725" w:rsidRPr="00426725" w:rsidRDefault="00390335" w:rsidP="00426725">
      <w:pPr>
        <w:jc w:val="both"/>
        <w:rPr>
          <w:rFonts w:ascii="Times New Roman" w:hAnsi="Times New Roman" w:cs="Times New Roman"/>
        </w:rPr>
      </w:pPr>
      <w:r w:rsidRPr="00390335">
        <w:rPr>
          <w:rFonts w:ascii="Times New Roman" w:hAnsi="Times New Roman" w:cs="Times New Roman"/>
        </w:rPr>
        <w:t xml:space="preserve">The global burden of diabetes mellitus has risen steadily over recent decades. The Global Burden of Disease Study estimated that the age-standardised incidence of diabetes increased from 234 per 100,000 people in 1990 to 285 per 100,000 in </w:t>
      </w:r>
      <w:r w:rsidR="00426725" w:rsidRPr="00426725">
        <w:rPr>
          <w:rFonts w:ascii="Times New Roman" w:hAnsi="Times New Roman" w:cs="Times New Roman"/>
        </w:rPr>
        <w:t>2017</w:t>
      </w:r>
      <w:commentRangeStart w:id="0"/>
      <w:r w:rsidR="00426725" w:rsidRPr="00426725">
        <w:rPr>
          <w:rFonts w:ascii="Times New Roman" w:hAnsi="Times New Roman" w:cs="Times New Roman"/>
        </w:rPr>
        <w:t>.</w:t>
      </w:r>
      <w:commentRangeEnd w:id="0"/>
      <w:r w:rsidR="00511F37" w:rsidRPr="00426725">
        <w:rPr>
          <w:rStyle w:val="Kommentarzeichen"/>
          <w:rFonts w:ascii="Times New Roman" w:hAnsi="Times New Roman" w:cs="Times New Roman"/>
          <w:sz w:val="24"/>
          <w:szCs w:val="24"/>
        </w:rPr>
        <w:commentReference w:id="0"/>
      </w:r>
      <w:r w:rsidR="00426725" w:rsidRPr="00426725">
        <w:rPr>
          <w:rFonts w:ascii="Times New Roman" w:hAnsi="Times New Roman" w:cs="Times New Roman"/>
        </w:rPr>
        <w:t xml:space="preserve"> </w:t>
      </w:r>
      <w:r w:rsidRPr="00390335">
        <w:rPr>
          <w:rFonts w:ascii="Times New Roman" w:hAnsi="Times New Roman" w:cs="Times New Roman"/>
        </w:rPr>
        <w:t xml:space="preserve">The International Diabetes Federation </w:t>
      </w:r>
      <w:r>
        <w:rPr>
          <w:rFonts w:ascii="Times New Roman" w:hAnsi="Times New Roman" w:cs="Times New Roman"/>
        </w:rPr>
        <w:t xml:space="preserve">(IDF) </w:t>
      </w:r>
      <w:r w:rsidRPr="00390335">
        <w:rPr>
          <w:rFonts w:ascii="Times New Roman" w:hAnsi="Times New Roman" w:cs="Times New Roman"/>
        </w:rPr>
        <w:t>estimated that 589 million adults aged 20 to 79 years were living with diabetes worldwide in 2024, equivalent to about one in nine adults, and projected this number to reach 853 million by 2050</w:t>
      </w:r>
      <w:commentRangeStart w:id="1"/>
      <w:r w:rsidR="00426725" w:rsidRPr="00426725">
        <w:rPr>
          <w:rFonts w:ascii="Times New Roman" w:hAnsi="Times New Roman" w:cs="Times New Roman"/>
        </w:rPr>
        <w:t>.</w:t>
      </w:r>
      <w:commentRangeEnd w:id="1"/>
      <w:r w:rsidR="00511F37" w:rsidRPr="00426725">
        <w:rPr>
          <w:rStyle w:val="Kommentarzeichen"/>
          <w:rFonts w:ascii="Times New Roman" w:hAnsi="Times New Roman" w:cs="Times New Roman"/>
          <w:sz w:val="24"/>
          <w:szCs w:val="24"/>
        </w:rPr>
        <w:commentReference w:id="1"/>
      </w:r>
      <w:r w:rsidR="00426725" w:rsidRPr="00426725">
        <w:rPr>
          <w:rFonts w:ascii="Times New Roman" w:hAnsi="Times New Roman" w:cs="Times New Roman"/>
        </w:rPr>
        <w:t xml:space="preserve"> </w:t>
      </w:r>
      <w:r w:rsidRPr="00390335">
        <w:rPr>
          <w:rFonts w:ascii="Times New Roman" w:hAnsi="Times New Roman" w:cs="Times New Roman"/>
        </w:rPr>
        <w:t xml:space="preserve">This rise has not been </w:t>
      </w:r>
      <w:proofErr w:type="gramStart"/>
      <w:r w:rsidRPr="00390335">
        <w:rPr>
          <w:rFonts w:ascii="Times New Roman" w:hAnsi="Times New Roman" w:cs="Times New Roman"/>
        </w:rPr>
        <w:t>uniform</w:t>
      </w:r>
      <w:proofErr w:type="gramEnd"/>
      <w:r w:rsidRPr="00390335">
        <w:rPr>
          <w:rFonts w:ascii="Times New Roman" w:hAnsi="Times New Roman" w:cs="Times New Roman"/>
        </w:rPr>
        <w:t xml:space="preserve"> across world regions. Within the Americas, the IDF South and Central America region has undergone a particularly rapid intensification of its epidemic: its age-standardised prevalence of diabetes nearly tripled between 2000 and 2024, from 3.7% to 10.1%, </w:t>
      </w:r>
      <w:r>
        <w:rPr>
          <w:rFonts w:ascii="Times New Roman" w:hAnsi="Times New Roman" w:cs="Times New Roman"/>
        </w:rPr>
        <w:t>and</w:t>
      </w:r>
      <w:r w:rsidRPr="00390335">
        <w:rPr>
          <w:rFonts w:ascii="Times New Roman" w:hAnsi="Times New Roman" w:cs="Times New Roman"/>
        </w:rPr>
        <w:t xml:space="preserve"> the number of adults aged 20 to 79 years living with diabetes grew from 8.6 million in 2000 to 35.4 million in 2024</w:t>
      </w:r>
      <w:r>
        <w:rPr>
          <w:rFonts w:ascii="Times New Roman" w:hAnsi="Times New Roman" w:cs="Times New Roman"/>
        </w:rPr>
        <w:t>,</w:t>
      </w:r>
      <w:r w:rsidRPr="00390335">
        <w:rPr>
          <w:rFonts w:ascii="Times New Roman" w:hAnsi="Times New Roman" w:cs="Times New Roman"/>
        </w:rPr>
        <w:t xml:space="preserve"> and is projected to reach 51.5 million by 2050</w:t>
      </w:r>
      <w:commentRangeStart w:id="2"/>
      <w:r>
        <w:rPr>
          <w:rFonts w:ascii="Times New Roman" w:hAnsi="Times New Roman" w:cs="Times New Roman"/>
        </w:rPr>
        <w:t>.</w:t>
      </w:r>
      <w:commentRangeEnd w:id="2"/>
      <w:r w:rsidRPr="00426725">
        <w:rPr>
          <w:rStyle w:val="Kommentarzeichen"/>
          <w:rFonts w:ascii="Times New Roman" w:hAnsi="Times New Roman" w:cs="Times New Roman"/>
          <w:sz w:val="24"/>
          <w:szCs w:val="24"/>
        </w:rPr>
        <w:commentReference w:id="2"/>
      </w:r>
    </w:p>
    <w:p w14:paraId="176161BC" w14:textId="1FAB9936" w:rsidR="00426725" w:rsidRPr="00426725" w:rsidRDefault="00426725" w:rsidP="00426725">
      <w:pPr>
        <w:jc w:val="both"/>
        <w:rPr>
          <w:rFonts w:ascii="Times New Roman" w:hAnsi="Times New Roman" w:cs="Times New Roman"/>
        </w:rPr>
      </w:pPr>
      <w:r w:rsidRPr="00426725">
        <w:rPr>
          <w:rFonts w:ascii="Times New Roman" w:hAnsi="Times New Roman" w:cs="Times New Roman"/>
        </w:rPr>
        <w:t xml:space="preserve">Evidence from Peru suggests a particularly high burden. The PERUDIAB study, </w:t>
      </w:r>
      <w:r w:rsidR="009455CD" w:rsidRPr="009455CD">
        <w:rPr>
          <w:rFonts w:ascii="Times New Roman" w:hAnsi="Times New Roman" w:cs="Times New Roman"/>
        </w:rPr>
        <w:t xml:space="preserve">an urban household cohort of adults aged 25 years or older, </w:t>
      </w:r>
      <w:r w:rsidR="009455CD">
        <w:rPr>
          <w:rFonts w:ascii="Times New Roman" w:hAnsi="Times New Roman" w:cs="Times New Roman"/>
        </w:rPr>
        <w:t xml:space="preserve">reported a cumulative incidence of diabetes of 7.2% and </w:t>
      </w:r>
      <w:r w:rsidR="009455CD" w:rsidRPr="009455CD">
        <w:rPr>
          <w:rFonts w:ascii="Times New Roman" w:hAnsi="Times New Roman" w:cs="Times New Roman"/>
        </w:rPr>
        <w:t xml:space="preserve">an incidence </w:t>
      </w:r>
      <w:r w:rsidR="009455CD">
        <w:rPr>
          <w:rFonts w:ascii="Times New Roman" w:hAnsi="Times New Roman" w:cs="Times New Roman"/>
        </w:rPr>
        <w:t xml:space="preserve">rate </w:t>
      </w:r>
      <w:r w:rsidR="009455CD" w:rsidRPr="009455CD">
        <w:rPr>
          <w:rFonts w:ascii="Times New Roman" w:hAnsi="Times New Roman" w:cs="Times New Roman"/>
        </w:rPr>
        <w:t>of 19.5 cases per 1,000 person-years from measured fasting glucose, but it excluded rural areas, re-examined fewer than half of the participants enrolled at baseline, and rested on a small analytic sample</w:t>
      </w:r>
      <w:commentRangeStart w:id="3"/>
      <w:r w:rsidRPr="00426725">
        <w:rPr>
          <w:rFonts w:ascii="Times New Roman" w:hAnsi="Times New Roman" w:cs="Times New Roman"/>
        </w:rPr>
        <w:t>.</w:t>
      </w:r>
      <w:commentRangeEnd w:id="3"/>
      <w:r w:rsidR="00DE3F13" w:rsidRPr="00426725">
        <w:rPr>
          <w:rStyle w:val="Kommentarzeichen"/>
          <w:rFonts w:ascii="Times New Roman" w:hAnsi="Times New Roman" w:cs="Times New Roman"/>
          <w:sz w:val="24"/>
          <w:szCs w:val="24"/>
        </w:rPr>
        <w:commentReference w:id="3"/>
      </w:r>
      <w:r w:rsidRPr="00426725">
        <w:rPr>
          <w:rFonts w:ascii="Times New Roman" w:hAnsi="Times New Roman" w:cs="Times New Roman"/>
        </w:rPr>
        <w:t xml:space="preserve"> The CRONICAS Cohort Study</w:t>
      </w:r>
      <w:r w:rsidR="009455CD">
        <w:rPr>
          <w:rFonts w:ascii="Times New Roman" w:hAnsi="Times New Roman" w:cs="Times New Roman"/>
        </w:rPr>
        <w:t xml:space="preserve"> </w:t>
      </w:r>
      <w:r w:rsidRPr="00426725">
        <w:rPr>
          <w:rFonts w:ascii="Times New Roman" w:hAnsi="Times New Roman" w:cs="Times New Roman"/>
        </w:rPr>
        <w:t xml:space="preserve"> </w:t>
      </w:r>
      <w:r w:rsidR="009455CD" w:rsidRPr="009455CD">
        <w:rPr>
          <w:rFonts w:ascii="Times New Roman" w:hAnsi="Times New Roman" w:cs="Times New Roman"/>
        </w:rPr>
        <w:t>reported a similar incidence across four sentinel settings selected to contrast urbanisation and altitude, identifying obesity as the leading attributable factor, although it was explicitly not nationally representative</w:t>
      </w:r>
      <w:commentRangeStart w:id="4"/>
      <w:r w:rsidRPr="00426725">
        <w:rPr>
          <w:rFonts w:ascii="Times New Roman" w:hAnsi="Times New Roman" w:cs="Times New Roman"/>
        </w:rPr>
        <w:t>.</w:t>
      </w:r>
      <w:commentRangeEnd w:id="4"/>
      <w:r w:rsidR="00DE3F13" w:rsidRPr="00426725">
        <w:rPr>
          <w:rStyle w:val="Kommentarzeichen"/>
          <w:rFonts w:ascii="Times New Roman" w:hAnsi="Times New Roman" w:cs="Times New Roman"/>
          <w:sz w:val="24"/>
          <w:szCs w:val="24"/>
        </w:rPr>
        <w:commentReference w:id="4"/>
      </w:r>
      <w:r w:rsidRPr="00426725">
        <w:rPr>
          <w:rFonts w:ascii="Times New Roman" w:hAnsi="Times New Roman" w:cs="Times New Roman"/>
        </w:rPr>
        <w:t xml:space="preserve"> </w:t>
      </w:r>
      <w:r w:rsidR="009455CD" w:rsidRPr="009455CD">
        <w:rPr>
          <w:rFonts w:ascii="Times New Roman" w:hAnsi="Times New Roman" w:cs="Times New Roman"/>
        </w:rPr>
        <w:t xml:space="preserve">Both studies </w:t>
      </w:r>
      <w:r w:rsidR="009455CD">
        <w:rPr>
          <w:rFonts w:ascii="Times New Roman" w:hAnsi="Times New Roman" w:cs="Times New Roman"/>
        </w:rPr>
        <w:t>were conducted</w:t>
      </w:r>
      <w:r w:rsidR="009455CD" w:rsidRPr="009455CD">
        <w:rPr>
          <w:rFonts w:ascii="Times New Roman" w:hAnsi="Times New Roman" w:cs="Times New Roman"/>
        </w:rPr>
        <w:t xml:space="preserve"> in restricted populations and predate the most recent decade; contemporary, nationally representative estimates of diabetes incidence in Peru resolved by age, sex, and calendar year are therefore lacking</w:t>
      </w:r>
      <w:r w:rsidRPr="00426725">
        <w:rPr>
          <w:rFonts w:ascii="Times New Roman" w:hAnsi="Times New Roman" w:cs="Times New Roman"/>
        </w:rPr>
        <w:t>.</w:t>
      </w:r>
    </w:p>
    <w:p w14:paraId="25788B5A" w14:textId="5CE605EA" w:rsidR="00426725" w:rsidRDefault="00426725" w:rsidP="00426725">
      <w:pPr>
        <w:jc w:val="both"/>
        <w:rPr>
          <w:rFonts w:ascii="Times New Roman" w:hAnsi="Times New Roman" w:cs="Times New Roman"/>
        </w:rPr>
      </w:pPr>
      <w:r w:rsidRPr="00426725">
        <w:rPr>
          <w:rFonts w:ascii="Times New Roman" w:hAnsi="Times New Roman" w:cs="Times New Roman"/>
        </w:rPr>
        <w:t>Direct estimation of incidence requires cohort data, which are scarce in Peru and across Latin America. An alternative is to reconstruct incidence from repeated cross-sectional prevalence data using an illness-death model, an approach that has been validated for chronic conditions and applied to a comparable Latin American setting, Mexico, using the same family of methods</w:t>
      </w:r>
      <w:commentRangeStart w:id="5"/>
      <w:r w:rsidRPr="00426725">
        <w:rPr>
          <w:rFonts w:ascii="Times New Roman" w:hAnsi="Times New Roman" w:cs="Times New Roman"/>
        </w:rPr>
        <w:t>.</w:t>
      </w:r>
      <w:commentRangeEnd w:id="5"/>
      <w:r w:rsidR="009455CD" w:rsidRPr="00426725">
        <w:rPr>
          <w:rStyle w:val="Kommentarzeichen"/>
          <w:rFonts w:ascii="Times New Roman" w:hAnsi="Times New Roman" w:cs="Times New Roman"/>
          <w:sz w:val="24"/>
          <w:szCs w:val="24"/>
        </w:rPr>
        <w:commentReference w:id="5"/>
      </w:r>
      <w:r w:rsidRPr="00426725">
        <w:rPr>
          <w:rFonts w:ascii="Times New Roman" w:hAnsi="Times New Roman" w:cs="Times New Roman"/>
        </w:rPr>
        <w:t xml:space="preserve"> The aim of this study was to estimate age-specific, sex-specific, and age-standardised incidence rates of diabetes in Peru between 2016 and 2023 by implementing the illness-death model.</w:t>
      </w:r>
    </w:p>
    <w:p w14:paraId="4DBC95E3" w14:textId="77777777" w:rsidR="009C101C" w:rsidRDefault="009C101C" w:rsidP="00426725">
      <w:pPr>
        <w:jc w:val="both"/>
        <w:rPr>
          <w:rFonts w:ascii="Times New Roman" w:hAnsi="Times New Roman" w:cs="Times New Roman"/>
          <w:b/>
          <w:bCs/>
        </w:rPr>
      </w:pPr>
    </w:p>
    <w:p w14:paraId="17861EBF" w14:textId="7C8D2475" w:rsidR="009C101C" w:rsidRDefault="009C101C" w:rsidP="00426725">
      <w:pPr>
        <w:jc w:val="both"/>
        <w:rPr>
          <w:rFonts w:ascii="Times New Roman" w:hAnsi="Times New Roman" w:cs="Times New Roman"/>
          <w:b/>
          <w:bCs/>
        </w:rPr>
      </w:pPr>
      <w:r>
        <w:rPr>
          <w:rFonts w:ascii="Times New Roman" w:hAnsi="Times New Roman" w:cs="Times New Roman"/>
          <w:b/>
          <w:bCs/>
        </w:rPr>
        <w:t>Methods</w:t>
      </w:r>
    </w:p>
    <w:p w14:paraId="05C861AB" w14:textId="3E90001E" w:rsidR="009A2CA6" w:rsidRDefault="009A2CA6" w:rsidP="00426725">
      <w:pPr>
        <w:jc w:val="both"/>
        <w:rPr>
          <w:rFonts w:ascii="Times New Roman" w:hAnsi="Times New Roman" w:cs="Times New Roman"/>
          <w:b/>
          <w:bCs/>
        </w:rPr>
      </w:pPr>
      <w:r>
        <w:rPr>
          <w:rFonts w:ascii="Times New Roman" w:hAnsi="Times New Roman" w:cs="Times New Roman"/>
          <w:b/>
          <w:bCs/>
        </w:rPr>
        <w:t>Study design and data sources</w:t>
      </w:r>
    </w:p>
    <w:p w14:paraId="3CA2B271" w14:textId="141EFCBD" w:rsidR="009C101C" w:rsidRDefault="009A2CA6" w:rsidP="009C101C">
      <w:pPr>
        <w:jc w:val="both"/>
        <w:rPr>
          <w:rFonts w:ascii="Times New Roman" w:hAnsi="Times New Roman" w:cs="Times New Roman"/>
        </w:rPr>
      </w:pPr>
      <w:r w:rsidRPr="009A2CA6">
        <w:rPr>
          <w:rFonts w:ascii="Times New Roman" w:hAnsi="Times New Roman" w:cs="Times New Roman"/>
        </w:rPr>
        <w:t>This study applied an illness-death model to</w:t>
      </w:r>
      <w:r>
        <w:rPr>
          <w:rFonts w:ascii="Times New Roman" w:hAnsi="Times New Roman" w:cs="Times New Roman"/>
        </w:rPr>
        <w:t xml:space="preserve"> cross-sectional survey data to estimate the incidence of diabetes in Peru. The input prevalence </w:t>
      </w:r>
      <w:r w:rsidRPr="009A2CA6">
        <w:rPr>
          <w:rFonts w:ascii="Times New Roman" w:hAnsi="Times New Roman" w:cs="Times New Roman"/>
        </w:rPr>
        <w:t>was derived from the Demographic and Family Health Survey (</w:t>
      </w:r>
      <w:proofErr w:type="spellStart"/>
      <w:r w:rsidRPr="009A2CA6">
        <w:rPr>
          <w:rFonts w:ascii="Times New Roman" w:hAnsi="Times New Roman" w:cs="Times New Roman"/>
        </w:rPr>
        <w:t>Encuesta</w:t>
      </w:r>
      <w:proofErr w:type="spellEnd"/>
      <w:r w:rsidRPr="009A2CA6">
        <w:rPr>
          <w:rFonts w:ascii="Times New Roman" w:hAnsi="Times New Roman" w:cs="Times New Roman"/>
        </w:rPr>
        <w:t xml:space="preserve"> </w:t>
      </w:r>
      <w:proofErr w:type="spellStart"/>
      <w:r w:rsidRPr="009A2CA6">
        <w:rPr>
          <w:rFonts w:ascii="Times New Roman" w:hAnsi="Times New Roman" w:cs="Times New Roman"/>
        </w:rPr>
        <w:t>Demográfica</w:t>
      </w:r>
      <w:proofErr w:type="spellEnd"/>
      <w:r w:rsidRPr="009A2CA6">
        <w:rPr>
          <w:rFonts w:ascii="Times New Roman" w:hAnsi="Times New Roman" w:cs="Times New Roman"/>
        </w:rPr>
        <w:t xml:space="preserve"> y de </w:t>
      </w:r>
      <w:proofErr w:type="spellStart"/>
      <w:r w:rsidRPr="009A2CA6">
        <w:rPr>
          <w:rFonts w:ascii="Times New Roman" w:hAnsi="Times New Roman" w:cs="Times New Roman"/>
        </w:rPr>
        <w:t>Salud</w:t>
      </w:r>
      <w:proofErr w:type="spellEnd"/>
      <w:r w:rsidRPr="009A2CA6">
        <w:rPr>
          <w:rFonts w:ascii="Times New Roman" w:hAnsi="Times New Roman" w:cs="Times New Roman"/>
        </w:rPr>
        <w:t xml:space="preserve"> Familiar, ENDES), </w:t>
      </w:r>
      <w:r w:rsidR="00DA1D3C" w:rsidRPr="009C101C">
        <w:rPr>
          <w:rFonts w:ascii="Times New Roman" w:hAnsi="Times New Roman" w:cs="Times New Roman"/>
        </w:rPr>
        <w:t>conducted annually by Peru's National Institute of Statistics and Informatics</w:t>
      </w:r>
      <w:r w:rsidR="00DA1D3C">
        <w:rPr>
          <w:rFonts w:ascii="Times New Roman" w:hAnsi="Times New Roman" w:cs="Times New Roman"/>
        </w:rPr>
        <w:t xml:space="preserve"> (INEI)</w:t>
      </w:r>
      <w:commentRangeStart w:id="6"/>
      <w:r w:rsidR="009C101C" w:rsidRPr="009C101C">
        <w:rPr>
          <w:rFonts w:ascii="Times New Roman" w:hAnsi="Times New Roman" w:cs="Times New Roman"/>
        </w:rPr>
        <w:t>.</w:t>
      </w:r>
      <w:commentRangeEnd w:id="6"/>
      <w:r w:rsidR="009C101C" w:rsidRPr="009C101C">
        <w:rPr>
          <w:rStyle w:val="Kommentarzeichen"/>
          <w:rFonts w:ascii="Times New Roman" w:hAnsi="Times New Roman" w:cs="Times New Roman"/>
          <w:sz w:val="24"/>
          <w:szCs w:val="24"/>
        </w:rPr>
        <w:commentReference w:id="6"/>
      </w:r>
      <w:r w:rsidR="009C101C" w:rsidRPr="009C101C">
        <w:rPr>
          <w:rFonts w:ascii="Times New Roman" w:hAnsi="Times New Roman" w:cs="Times New Roman"/>
        </w:rPr>
        <w:t xml:space="preserve"> ENDES is</w:t>
      </w:r>
      <w:r w:rsidRPr="009A2CA6">
        <w:rPr>
          <w:rFonts w:ascii="Times New Roman" w:hAnsi="Times New Roman" w:cs="Times New Roman"/>
        </w:rPr>
        <w:t xml:space="preserve"> based on a complex, multistage, stratified probability sample of households and is representative of the national, urban, and rural </w:t>
      </w:r>
      <w:r w:rsidRPr="009A2CA6">
        <w:rPr>
          <w:rFonts w:ascii="Times New Roman" w:hAnsi="Times New Roman" w:cs="Times New Roman"/>
        </w:rPr>
        <w:lastRenderedPageBreak/>
        <w:t>population across the 24 departments and the Constitutional Province of Callao</w:t>
      </w:r>
      <w:r>
        <w:rPr>
          <w:rFonts w:ascii="Times New Roman" w:hAnsi="Times New Roman" w:cs="Times New Roman"/>
        </w:rPr>
        <w:t>. It</w:t>
      </w:r>
      <w:r w:rsidR="009C101C" w:rsidRPr="009C101C">
        <w:rPr>
          <w:rFonts w:ascii="Times New Roman" w:hAnsi="Times New Roman" w:cs="Times New Roman"/>
        </w:rPr>
        <w:t xml:space="preserve"> </w:t>
      </w:r>
      <w:r w:rsidR="00DA1D3C" w:rsidRPr="00DA1D3C">
        <w:rPr>
          <w:rFonts w:ascii="Times New Roman" w:hAnsi="Times New Roman" w:cs="Times New Roman"/>
        </w:rPr>
        <w:t>collects demographic, socioeconomic, and health information, including self-reported chronic conditions, through standardised interviews and physical measurements performed by trained personnel during household visits, and the health questionnaire is administered to residents aged 15 years and over</w:t>
      </w:r>
      <w:commentRangeStart w:id="7"/>
      <w:r w:rsidR="009C101C" w:rsidRPr="009C101C">
        <w:rPr>
          <w:rFonts w:ascii="Times New Roman" w:hAnsi="Times New Roman" w:cs="Times New Roman"/>
        </w:rPr>
        <w:t>.</w:t>
      </w:r>
      <w:commentRangeEnd w:id="7"/>
      <w:r w:rsidR="009C101C">
        <w:rPr>
          <w:rStyle w:val="Kommentarzeichen"/>
          <w:rFonts w:ascii="Times New Roman" w:hAnsi="Times New Roman" w:cs="Times New Roman"/>
          <w:sz w:val="24"/>
          <w:szCs w:val="24"/>
        </w:rPr>
        <w:commentReference w:id="7"/>
      </w:r>
    </w:p>
    <w:p w14:paraId="13025CD1" w14:textId="46B4C76D" w:rsidR="00DA1D3C" w:rsidRPr="009C101C" w:rsidRDefault="00DA1D3C" w:rsidP="00DA1D3C">
      <w:pPr>
        <w:jc w:val="both"/>
        <w:rPr>
          <w:rFonts w:ascii="Times New Roman" w:hAnsi="Times New Roman" w:cs="Times New Roman"/>
        </w:rPr>
      </w:pPr>
      <w:r w:rsidRPr="00DA1D3C">
        <w:rPr>
          <w:rFonts w:ascii="Times New Roman" w:hAnsi="Times New Roman" w:cs="Times New Roman"/>
        </w:rPr>
        <w:t xml:space="preserve">Annual cycles from 2015 to 2023 were used to estimate the input prevalence, and incidence was derived for the calendar years 2016 to 2023. </w:t>
      </w:r>
      <w:commentRangeStart w:id="8"/>
      <w:commentRangeStart w:id="9"/>
      <w:r w:rsidRPr="00DA1D3C">
        <w:rPr>
          <w:rFonts w:ascii="Times New Roman" w:hAnsi="Times New Roman" w:cs="Times New Roman"/>
        </w:rPr>
        <w:t>General-population, all-cause mortality rates and population counts for Peru, by single year of age and sex, were obtained from the United Nations World Population Prospects</w:t>
      </w:r>
      <w:r>
        <w:rPr>
          <w:rFonts w:ascii="Times New Roman" w:hAnsi="Times New Roman" w:cs="Times New Roman"/>
        </w:rPr>
        <w:t xml:space="preserve"> </w:t>
      </w:r>
      <w:commentRangeEnd w:id="8"/>
      <w:r w:rsidR="00126CF9">
        <w:rPr>
          <w:rStyle w:val="Kommentarzeichen"/>
          <w:rFonts w:ascii="Times New Roman" w:hAnsi="Times New Roman" w:cs="Times New Roman"/>
          <w:sz w:val="24"/>
          <w:szCs w:val="24"/>
        </w:rPr>
        <w:commentReference w:id="8"/>
      </w:r>
      <w:commentRangeEnd w:id="9"/>
      <w:r w:rsidR="00FE7872">
        <w:rPr>
          <w:rStyle w:val="Kommentarzeichen"/>
        </w:rPr>
        <w:commentReference w:id="9"/>
      </w:r>
      <w:commentRangeStart w:id="10"/>
      <w:commentRangeStart w:id="11"/>
      <w:r>
        <w:rPr>
          <w:rFonts w:ascii="Times New Roman" w:hAnsi="Times New Roman" w:cs="Times New Roman"/>
        </w:rPr>
        <w:t xml:space="preserve">2024 </w:t>
      </w:r>
      <w:proofErr w:type="gramStart"/>
      <w:r>
        <w:rPr>
          <w:rFonts w:ascii="Times New Roman" w:hAnsi="Times New Roman" w:cs="Times New Roman"/>
        </w:rPr>
        <w:t>revision?</w:t>
      </w:r>
      <w:r w:rsidRPr="009C101C">
        <w:rPr>
          <w:rFonts w:ascii="Times New Roman" w:hAnsi="Times New Roman" w:cs="Times New Roman"/>
        </w:rPr>
        <w:t>.</w:t>
      </w:r>
      <w:commentRangeEnd w:id="10"/>
      <w:proofErr w:type="gramEnd"/>
      <w:r w:rsidRPr="009C101C">
        <w:rPr>
          <w:rStyle w:val="Kommentarzeichen"/>
          <w:rFonts w:ascii="Times New Roman" w:hAnsi="Times New Roman" w:cs="Times New Roman"/>
          <w:sz w:val="24"/>
          <w:szCs w:val="24"/>
        </w:rPr>
        <w:commentReference w:id="10"/>
      </w:r>
      <w:commentRangeEnd w:id="11"/>
      <w:r w:rsidR="00FE7872">
        <w:rPr>
          <w:rStyle w:val="Kommentarzeichen"/>
        </w:rPr>
        <w:commentReference w:id="11"/>
      </w:r>
    </w:p>
    <w:p w14:paraId="38DA36B4" w14:textId="4CAC946D" w:rsidR="009A2CA6" w:rsidRPr="00126CF9" w:rsidRDefault="00126CF9" w:rsidP="009C101C">
      <w:pPr>
        <w:jc w:val="both"/>
        <w:rPr>
          <w:rFonts w:ascii="Times New Roman" w:hAnsi="Times New Roman" w:cs="Times New Roman"/>
          <w:b/>
          <w:bCs/>
        </w:rPr>
      </w:pPr>
      <w:r>
        <w:rPr>
          <w:rFonts w:ascii="Times New Roman" w:hAnsi="Times New Roman" w:cs="Times New Roman"/>
          <w:b/>
          <w:bCs/>
        </w:rPr>
        <w:t>Ascertainment of diabetes and input prevalence</w:t>
      </w:r>
    </w:p>
    <w:p w14:paraId="3819D20A" w14:textId="77777777" w:rsidR="00126CF9" w:rsidRDefault="00126CF9" w:rsidP="009C101C">
      <w:pPr>
        <w:jc w:val="both"/>
        <w:rPr>
          <w:rFonts w:ascii="Times New Roman" w:hAnsi="Times New Roman" w:cs="Times New Roman"/>
        </w:rPr>
      </w:pPr>
      <w:r w:rsidRPr="00126CF9">
        <w:rPr>
          <w:rFonts w:ascii="Times New Roman" w:hAnsi="Times New Roman" w:cs="Times New Roman"/>
        </w:rPr>
        <w:t>Diabetes was defined as a self-reported physician diagnosis, ascertained from the question</w:t>
      </w:r>
      <w:r w:rsidR="009C101C" w:rsidRPr="009C101C">
        <w:rPr>
          <w:rFonts w:ascii="Times New Roman" w:hAnsi="Times New Roman" w:cs="Times New Roman"/>
        </w:rPr>
        <w:t xml:space="preserve">: </w:t>
      </w:r>
      <w:r w:rsidR="009C101C">
        <w:rPr>
          <w:rFonts w:ascii="Times New Roman" w:hAnsi="Times New Roman" w:cs="Times New Roman"/>
        </w:rPr>
        <w:t>“</w:t>
      </w:r>
      <w:r w:rsidR="009C101C" w:rsidRPr="009C101C">
        <w:rPr>
          <w:rFonts w:ascii="Times New Roman" w:hAnsi="Times New Roman" w:cs="Times New Roman"/>
        </w:rPr>
        <w:t xml:space="preserve">Has a doctor ever diagnosed you with diabetes or </w:t>
      </w:r>
      <w:r w:rsidR="009C101C">
        <w:rPr>
          <w:rFonts w:ascii="Times New Roman" w:hAnsi="Times New Roman" w:cs="Times New Roman"/>
        </w:rPr>
        <w:t>‘</w:t>
      </w:r>
      <w:r w:rsidR="009C101C" w:rsidRPr="009C101C">
        <w:rPr>
          <w:rFonts w:ascii="Times New Roman" w:hAnsi="Times New Roman" w:cs="Times New Roman"/>
        </w:rPr>
        <w:t>high sugar</w:t>
      </w:r>
      <w:r w:rsidR="009C101C">
        <w:rPr>
          <w:rFonts w:ascii="Times New Roman" w:hAnsi="Times New Roman" w:cs="Times New Roman"/>
        </w:rPr>
        <w:t>’</w:t>
      </w:r>
      <w:r w:rsidR="009C101C" w:rsidRPr="009C101C">
        <w:rPr>
          <w:rFonts w:ascii="Times New Roman" w:hAnsi="Times New Roman" w:cs="Times New Roman"/>
        </w:rPr>
        <w:t xml:space="preserve"> in your blood?</w:t>
      </w:r>
      <w:r w:rsidR="009C101C">
        <w:rPr>
          <w:rFonts w:ascii="Times New Roman" w:hAnsi="Times New Roman" w:cs="Times New Roman"/>
        </w:rPr>
        <w:t>”</w:t>
      </w:r>
      <w:r w:rsidR="009C101C" w:rsidRPr="009C101C">
        <w:rPr>
          <w:rFonts w:ascii="Times New Roman" w:hAnsi="Times New Roman" w:cs="Times New Roman"/>
        </w:rPr>
        <w:t xml:space="preserve">, with response options </w:t>
      </w:r>
      <w:r w:rsidR="009C101C">
        <w:rPr>
          <w:rFonts w:ascii="Times New Roman" w:hAnsi="Times New Roman" w:cs="Times New Roman"/>
        </w:rPr>
        <w:t>“</w:t>
      </w:r>
      <w:r w:rsidR="009C101C" w:rsidRPr="009C101C">
        <w:rPr>
          <w:rFonts w:ascii="Times New Roman" w:hAnsi="Times New Roman" w:cs="Times New Roman"/>
        </w:rPr>
        <w:t>yes</w:t>
      </w:r>
      <w:r w:rsidR="009C101C">
        <w:rPr>
          <w:rFonts w:ascii="Times New Roman" w:hAnsi="Times New Roman" w:cs="Times New Roman"/>
        </w:rPr>
        <w:t>”</w:t>
      </w:r>
      <w:r w:rsidR="009C101C" w:rsidRPr="009C101C">
        <w:rPr>
          <w:rFonts w:ascii="Times New Roman" w:hAnsi="Times New Roman" w:cs="Times New Roman"/>
        </w:rPr>
        <w:t xml:space="preserve">, </w:t>
      </w:r>
      <w:r w:rsidR="009C101C">
        <w:rPr>
          <w:rFonts w:ascii="Times New Roman" w:hAnsi="Times New Roman" w:cs="Times New Roman"/>
        </w:rPr>
        <w:t>“</w:t>
      </w:r>
      <w:r w:rsidR="009C101C" w:rsidRPr="009C101C">
        <w:rPr>
          <w:rFonts w:ascii="Times New Roman" w:hAnsi="Times New Roman" w:cs="Times New Roman"/>
        </w:rPr>
        <w:t>no</w:t>
      </w:r>
      <w:r w:rsidR="009C101C">
        <w:rPr>
          <w:rFonts w:ascii="Times New Roman" w:hAnsi="Times New Roman" w:cs="Times New Roman"/>
        </w:rPr>
        <w:t>”</w:t>
      </w:r>
      <w:r w:rsidR="009C101C" w:rsidRPr="009C101C">
        <w:rPr>
          <w:rFonts w:ascii="Times New Roman" w:hAnsi="Times New Roman" w:cs="Times New Roman"/>
        </w:rPr>
        <w:t xml:space="preserve">, and </w:t>
      </w:r>
      <w:r w:rsidR="009C101C">
        <w:rPr>
          <w:rFonts w:ascii="Times New Roman" w:hAnsi="Times New Roman" w:cs="Times New Roman"/>
        </w:rPr>
        <w:t>“</w:t>
      </w:r>
      <w:r w:rsidR="009C101C" w:rsidRPr="009C101C">
        <w:rPr>
          <w:rFonts w:ascii="Times New Roman" w:hAnsi="Times New Roman" w:cs="Times New Roman"/>
        </w:rPr>
        <w:t>don't know/don't remember</w:t>
      </w:r>
      <w:r w:rsidR="009C101C">
        <w:rPr>
          <w:rFonts w:ascii="Times New Roman" w:hAnsi="Times New Roman" w:cs="Times New Roman"/>
        </w:rPr>
        <w:t>”</w:t>
      </w:r>
      <w:r w:rsidR="009C101C" w:rsidRPr="009C101C">
        <w:rPr>
          <w:rFonts w:ascii="Times New Roman" w:hAnsi="Times New Roman" w:cs="Times New Roman"/>
        </w:rPr>
        <w:t xml:space="preserve">. Only participants who answered </w:t>
      </w:r>
      <w:r w:rsidR="009C101C">
        <w:rPr>
          <w:rFonts w:ascii="Times New Roman" w:hAnsi="Times New Roman" w:cs="Times New Roman"/>
        </w:rPr>
        <w:t>“</w:t>
      </w:r>
      <w:r w:rsidR="009C101C" w:rsidRPr="009C101C">
        <w:rPr>
          <w:rFonts w:ascii="Times New Roman" w:hAnsi="Times New Roman" w:cs="Times New Roman"/>
        </w:rPr>
        <w:t>yes</w:t>
      </w:r>
      <w:r w:rsidR="009C101C">
        <w:rPr>
          <w:rFonts w:ascii="Times New Roman" w:hAnsi="Times New Roman" w:cs="Times New Roman"/>
        </w:rPr>
        <w:t>”</w:t>
      </w:r>
      <w:r w:rsidR="009C101C" w:rsidRPr="009C101C">
        <w:rPr>
          <w:rFonts w:ascii="Times New Roman" w:hAnsi="Times New Roman" w:cs="Times New Roman"/>
        </w:rPr>
        <w:t xml:space="preserve"> or </w:t>
      </w:r>
      <w:r w:rsidR="009C101C">
        <w:rPr>
          <w:rFonts w:ascii="Times New Roman" w:hAnsi="Times New Roman" w:cs="Times New Roman"/>
        </w:rPr>
        <w:t>“</w:t>
      </w:r>
      <w:r w:rsidR="009C101C" w:rsidRPr="009C101C">
        <w:rPr>
          <w:rFonts w:ascii="Times New Roman" w:hAnsi="Times New Roman" w:cs="Times New Roman"/>
        </w:rPr>
        <w:t>no</w:t>
      </w:r>
      <w:r w:rsidR="009C101C">
        <w:rPr>
          <w:rFonts w:ascii="Times New Roman" w:hAnsi="Times New Roman" w:cs="Times New Roman"/>
        </w:rPr>
        <w:t>”</w:t>
      </w:r>
      <w:r w:rsidR="009C101C" w:rsidRPr="009C101C">
        <w:rPr>
          <w:rFonts w:ascii="Times New Roman" w:hAnsi="Times New Roman" w:cs="Times New Roman"/>
        </w:rPr>
        <w:t xml:space="preserve"> were included; </w:t>
      </w:r>
      <w:commentRangeStart w:id="12"/>
      <w:r w:rsidR="009C101C" w:rsidRPr="009C101C">
        <w:rPr>
          <w:rFonts w:ascii="Times New Roman" w:hAnsi="Times New Roman" w:cs="Times New Roman"/>
        </w:rPr>
        <w:t xml:space="preserve">those who answered </w:t>
      </w:r>
      <w:r w:rsidR="009C101C">
        <w:rPr>
          <w:rFonts w:ascii="Times New Roman" w:hAnsi="Times New Roman" w:cs="Times New Roman"/>
        </w:rPr>
        <w:t>“</w:t>
      </w:r>
      <w:r w:rsidR="009C101C" w:rsidRPr="009C101C">
        <w:rPr>
          <w:rFonts w:ascii="Times New Roman" w:hAnsi="Times New Roman" w:cs="Times New Roman"/>
        </w:rPr>
        <w:t>don't know/don't remember</w:t>
      </w:r>
      <w:r w:rsidR="009C101C">
        <w:rPr>
          <w:rFonts w:ascii="Times New Roman" w:hAnsi="Times New Roman" w:cs="Times New Roman"/>
        </w:rPr>
        <w:t>”</w:t>
      </w:r>
      <w:r w:rsidR="009C101C" w:rsidRPr="009C101C">
        <w:rPr>
          <w:rFonts w:ascii="Times New Roman" w:hAnsi="Times New Roman" w:cs="Times New Roman"/>
        </w:rPr>
        <w:t xml:space="preserve"> were excluded</w:t>
      </w:r>
      <w:commentRangeEnd w:id="12"/>
      <w:r w:rsidR="00A73E7D" w:rsidRPr="009C101C">
        <w:rPr>
          <w:rStyle w:val="Kommentarzeichen"/>
          <w:rFonts w:ascii="Times New Roman" w:hAnsi="Times New Roman" w:cs="Times New Roman"/>
          <w:sz w:val="24"/>
          <w:szCs w:val="24"/>
        </w:rPr>
        <w:commentReference w:id="12"/>
      </w:r>
      <w:r w:rsidR="009C101C" w:rsidRPr="009C101C">
        <w:rPr>
          <w:rFonts w:ascii="Times New Roman" w:hAnsi="Times New Roman" w:cs="Times New Roman"/>
        </w:rPr>
        <w:t xml:space="preserve">. </w:t>
      </w:r>
    </w:p>
    <w:p w14:paraId="6787EA1E" w14:textId="218A96C5" w:rsidR="009C101C" w:rsidRPr="009C101C" w:rsidRDefault="00126CF9" w:rsidP="009C101C">
      <w:pPr>
        <w:jc w:val="both"/>
        <w:rPr>
          <w:rFonts w:ascii="Times New Roman" w:hAnsi="Times New Roman" w:cs="Times New Roman"/>
        </w:rPr>
      </w:pPr>
      <w:r w:rsidRPr="00126CF9">
        <w:rPr>
          <w:rFonts w:ascii="Times New Roman" w:hAnsi="Times New Roman" w:cs="Times New Roman"/>
        </w:rPr>
        <w:t>For each survey cycle, the prevalence of diagnosed diabetes was estimated by sex in five-year age bands</w:t>
      </w:r>
      <w:r>
        <w:rPr>
          <w:rFonts w:ascii="Times New Roman" w:hAnsi="Times New Roman" w:cs="Times New Roman"/>
        </w:rPr>
        <w:t xml:space="preserve">, </w:t>
      </w:r>
      <w:commentRangeStart w:id="13"/>
      <w:r w:rsidR="009C101C" w:rsidRPr="009C101C">
        <w:rPr>
          <w:rFonts w:ascii="Times New Roman" w:hAnsi="Times New Roman" w:cs="Times New Roman"/>
        </w:rPr>
        <w:t>from 15</w:t>
      </w:r>
      <w:r w:rsidR="00A73E7D">
        <w:rPr>
          <w:rFonts w:ascii="Times New Roman" w:hAnsi="Times New Roman" w:cs="Times New Roman"/>
        </w:rPr>
        <w:t>-</w:t>
      </w:r>
      <w:r w:rsidR="009C101C" w:rsidRPr="009C101C">
        <w:rPr>
          <w:rFonts w:ascii="Times New Roman" w:hAnsi="Times New Roman" w:cs="Times New Roman"/>
        </w:rPr>
        <w:t>19 years up to 80</w:t>
      </w:r>
      <w:r w:rsidR="00A73E7D">
        <w:rPr>
          <w:rFonts w:ascii="Times New Roman" w:hAnsi="Times New Roman" w:cs="Times New Roman"/>
        </w:rPr>
        <w:t>+</w:t>
      </w:r>
      <w:r w:rsidR="009C101C" w:rsidRPr="009C101C">
        <w:rPr>
          <w:rFonts w:ascii="Times New Roman" w:hAnsi="Times New Roman" w:cs="Times New Roman"/>
        </w:rPr>
        <w:t xml:space="preserve"> </w:t>
      </w:r>
      <w:r w:rsidR="00A73E7D">
        <w:rPr>
          <w:rFonts w:ascii="Times New Roman" w:hAnsi="Times New Roman" w:cs="Times New Roman"/>
        </w:rPr>
        <w:t>years</w:t>
      </w:r>
      <w:r w:rsidR="009C101C" w:rsidRPr="009C101C">
        <w:rPr>
          <w:rFonts w:ascii="Times New Roman" w:hAnsi="Times New Roman" w:cs="Times New Roman"/>
        </w:rPr>
        <w:t xml:space="preserve">, </w:t>
      </w:r>
      <w:r w:rsidRPr="00126CF9">
        <w:rPr>
          <w:rFonts w:ascii="Times New Roman" w:hAnsi="Times New Roman" w:cs="Times New Roman"/>
        </w:rPr>
        <w:t>applying the sampling weights and accounting for the complex survey design,</w:t>
      </w:r>
      <w:r>
        <w:rPr>
          <w:rFonts w:ascii="Times New Roman" w:hAnsi="Times New Roman" w:cs="Times New Roman"/>
        </w:rPr>
        <w:t xml:space="preserve"> with </w:t>
      </w:r>
      <w:r w:rsidR="009C101C" w:rsidRPr="009C101C">
        <w:rPr>
          <w:rFonts w:ascii="Times New Roman" w:hAnsi="Times New Roman" w:cs="Times New Roman"/>
        </w:rPr>
        <w:t>confidence intervals</w:t>
      </w:r>
      <w:r w:rsidR="00A73E7D">
        <w:rPr>
          <w:rFonts w:ascii="Times New Roman" w:hAnsi="Times New Roman" w:cs="Times New Roman"/>
        </w:rPr>
        <w:t xml:space="preserve"> (CI)</w:t>
      </w:r>
      <w:r w:rsidR="009C101C" w:rsidRPr="009C101C">
        <w:rPr>
          <w:rFonts w:ascii="Times New Roman" w:hAnsi="Times New Roman" w:cs="Times New Roman"/>
        </w:rPr>
        <w:t xml:space="preserve"> </w:t>
      </w:r>
      <w:r>
        <w:rPr>
          <w:rFonts w:ascii="Times New Roman" w:hAnsi="Times New Roman" w:cs="Times New Roman"/>
        </w:rPr>
        <w:t>obtained on</w:t>
      </w:r>
      <w:r w:rsidR="009C101C" w:rsidRPr="009C101C">
        <w:rPr>
          <w:rFonts w:ascii="Times New Roman" w:hAnsi="Times New Roman" w:cs="Times New Roman"/>
        </w:rPr>
        <w:t xml:space="preserve"> the </w:t>
      </w:r>
      <w:commentRangeStart w:id="14"/>
      <w:r w:rsidR="009C101C" w:rsidRPr="009C101C">
        <w:rPr>
          <w:rFonts w:ascii="Times New Roman" w:hAnsi="Times New Roman" w:cs="Times New Roman"/>
        </w:rPr>
        <w:t xml:space="preserve">logit </w:t>
      </w:r>
      <w:commentRangeEnd w:id="14"/>
      <w:r>
        <w:rPr>
          <w:rStyle w:val="Kommentarzeichen"/>
          <w:rFonts w:ascii="Times New Roman" w:hAnsi="Times New Roman" w:cs="Times New Roman"/>
          <w:sz w:val="24"/>
          <w:szCs w:val="24"/>
        </w:rPr>
        <w:commentReference w:id="14"/>
      </w:r>
      <w:r>
        <w:rPr>
          <w:rFonts w:ascii="Times New Roman" w:hAnsi="Times New Roman" w:cs="Times New Roman"/>
        </w:rPr>
        <w:t>scale</w:t>
      </w:r>
      <w:r w:rsidR="009C101C" w:rsidRPr="009C101C">
        <w:rPr>
          <w:rFonts w:ascii="Times New Roman" w:hAnsi="Times New Roman" w:cs="Times New Roman"/>
        </w:rPr>
        <w:t xml:space="preserve">. </w:t>
      </w:r>
      <w:r w:rsidR="009C101C" w:rsidRPr="00C33FB9">
        <w:rPr>
          <w:rFonts w:ascii="Times New Roman" w:hAnsi="Times New Roman" w:cs="Times New Roman"/>
          <w:highlight w:val="yellow"/>
        </w:rPr>
        <w:t>The 15</w:t>
      </w:r>
      <w:r w:rsidRPr="00C33FB9">
        <w:rPr>
          <w:rFonts w:ascii="Times New Roman" w:hAnsi="Times New Roman" w:cs="Times New Roman"/>
          <w:highlight w:val="yellow"/>
        </w:rPr>
        <w:t xml:space="preserve"> to </w:t>
      </w:r>
      <w:r w:rsidR="009C101C" w:rsidRPr="00C33FB9">
        <w:rPr>
          <w:rFonts w:ascii="Times New Roman" w:hAnsi="Times New Roman" w:cs="Times New Roman"/>
          <w:highlight w:val="yellow"/>
        </w:rPr>
        <w:t xml:space="preserve">19 </w:t>
      </w:r>
      <w:proofErr w:type="gramStart"/>
      <w:r w:rsidR="009C101C" w:rsidRPr="00C33FB9">
        <w:rPr>
          <w:rFonts w:ascii="Times New Roman" w:hAnsi="Times New Roman" w:cs="Times New Roman"/>
          <w:highlight w:val="yellow"/>
        </w:rPr>
        <w:t>year</w:t>
      </w:r>
      <w:commentRangeEnd w:id="13"/>
      <w:proofErr w:type="gramEnd"/>
      <w:r w:rsidRPr="00C33FB9">
        <w:rPr>
          <w:rStyle w:val="Kommentarzeichen"/>
          <w:rFonts w:ascii="Times New Roman" w:hAnsi="Times New Roman" w:cs="Times New Roman"/>
          <w:sz w:val="24"/>
          <w:szCs w:val="24"/>
          <w:highlight w:val="yellow"/>
        </w:rPr>
        <w:commentReference w:id="13"/>
      </w:r>
      <w:r w:rsidR="009C101C" w:rsidRPr="00C33FB9">
        <w:rPr>
          <w:rFonts w:ascii="Times New Roman" w:hAnsi="Times New Roman" w:cs="Times New Roman"/>
          <w:highlight w:val="yellow"/>
        </w:rPr>
        <w:t xml:space="preserve"> </w:t>
      </w:r>
      <w:r w:rsidRPr="00C33FB9">
        <w:rPr>
          <w:rFonts w:ascii="Times New Roman" w:hAnsi="Times New Roman" w:cs="Times New Roman"/>
          <w:highlight w:val="yellow"/>
        </w:rPr>
        <w:t>band was retained only to stabilise the prevalence surface at the lower boundary of the age range, where incidence is close to zero; all incidence estimates are reported from age 20 onward</w:t>
      </w:r>
      <w:r w:rsidR="009C101C" w:rsidRPr="009C101C">
        <w:rPr>
          <w:rFonts w:ascii="Times New Roman" w:hAnsi="Times New Roman" w:cs="Times New Roman"/>
        </w:rPr>
        <w:t xml:space="preserve">. </w:t>
      </w:r>
    </w:p>
    <w:p w14:paraId="2BE49DF9" w14:textId="29FD4B54" w:rsidR="009C101C" w:rsidRDefault="00126CF9" w:rsidP="00126CF9">
      <w:pPr>
        <w:jc w:val="both"/>
        <w:rPr>
          <w:rFonts w:ascii="Times New Roman" w:hAnsi="Times New Roman" w:cs="Times New Roman"/>
        </w:rPr>
      </w:pPr>
      <w:commentRangeStart w:id="15"/>
      <w:commentRangeStart w:id="16"/>
      <w:r w:rsidRPr="00126CF9">
        <w:rPr>
          <w:rFonts w:ascii="Times New Roman" w:hAnsi="Times New Roman" w:cs="Times New Roman"/>
        </w:rPr>
        <w:t xml:space="preserve">To obtain a continuous, differentiable prevalence surface, the logit of the age-, sex-, and period-specific prevalence was modelled by linear regression as a third-degree polynomial in age, a linear term for calendar year, and a categorical term for sex, </w:t>
      </w:r>
      <w:commentRangeEnd w:id="15"/>
      <w:r w:rsidRPr="00126CF9">
        <w:rPr>
          <w:rStyle w:val="Kommentarzeichen"/>
          <w:rFonts w:ascii="Times New Roman" w:hAnsi="Times New Roman" w:cs="Times New Roman"/>
          <w:sz w:val="24"/>
          <w:szCs w:val="24"/>
        </w:rPr>
        <w:commentReference w:id="15"/>
      </w:r>
      <w:commentRangeEnd w:id="16"/>
      <w:r w:rsidR="00FE7872">
        <w:rPr>
          <w:rStyle w:val="Kommentarzeichen"/>
        </w:rPr>
        <w:commentReference w:id="16"/>
      </w:r>
      <w:commentRangeStart w:id="17"/>
      <w:r w:rsidRPr="00126CF9">
        <w:rPr>
          <w:rFonts w:ascii="Times New Roman" w:hAnsi="Times New Roman" w:cs="Times New Roman"/>
        </w:rPr>
        <w:t xml:space="preserve">following the general framework of the Mexican application. </w:t>
      </w:r>
      <w:commentRangeEnd w:id="17"/>
      <w:r w:rsidR="00C33FB9">
        <w:rPr>
          <w:rStyle w:val="Kommentarzeichen"/>
          <w:rFonts w:ascii="Times New Roman" w:hAnsi="Times New Roman" w:cs="Times New Roman"/>
          <w:sz w:val="24"/>
          <w:szCs w:val="24"/>
        </w:rPr>
        <w:commentReference w:id="17"/>
      </w:r>
    </w:p>
    <w:p w14:paraId="02F84410" w14:textId="7F7720CB" w:rsidR="00C33FB9" w:rsidRDefault="00C33FB9" w:rsidP="00126CF9">
      <w:pPr>
        <w:jc w:val="both"/>
        <w:rPr>
          <w:rFonts w:ascii="Times New Roman" w:hAnsi="Times New Roman" w:cs="Times New Roman"/>
          <w:b/>
          <w:bCs/>
        </w:rPr>
      </w:pPr>
      <w:r>
        <w:rPr>
          <w:rFonts w:ascii="Times New Roman" w:hAnsi="Times New Roman" w:cs="Times New Roman"/>
          <w:b/>
          <w:bCs/>
        </w:rPr>
        <w:t>Estimation of incidence</w:t>
      </w:r>
    </w:p>
    <w:p w14:paraId="51A84A8B" w14:textId="736D2AD3" w:rsidR="00C33FB9" w:rsidRDefault="00951E68" w:rsidP="00126CF9">
      <w:pPr>
        <w:jc w:val="both"/>
        <w:rPr>
          <w:rFonts w:ascii="Times New Roman" w:hAnsi="Times New Roman" w:cs="Times New Roman"/>
        </w:rPr>
      </w:pPr>
      <w:commentRangeStart w:id="18"/>
      <w:r>
        <w:rPr>
          <w:rFonts w:ascii="Times New Roman" w:hAnsi="Times New Roman" w:cs="Times New Roman"/>
        </w:rPr>
        <w:t>…</w:t>
      </w:r>
      <w:commentRangeEnd w:id="18"/>
      <w:r>
        <w:rPr>
          <w:rStyle w:val="Kommentarzeichen"/>
          <w:rFonts w:ascii="Times New Roman" w:hAnsi="Times New Roman" w:cs="Times New Roman"/>
          <w:sz w:val="24"/>
          <w:szCs w:val="24"/>
        </w:rPr>
        <w:commentReference w:id="18"/>
      </w:r>
    </w:p>
    <w:p w14:paraId="2C04B4B0" w14:textId="64C557F4" w:rsidR="00951E68" w:rsidRDefault="00951E68" w:rsidP="00126CF9">
      <w:pPr>
        <w:jc w:val="both"/>
        <w:rPr>
          <w:rFonts w:ascii="Times New Roman" w:hAnsi="Times New Roman" w:cs="Times New Roman"/>
          <w:b/>
          <w:bCs/>
        </w:rPr>
      </w:pPr>
      <w:commentRangeStart w:id="19"/>
      <w:r>
        <w:rPr>
          <w:rFonts w:ascii="Times New Roman" w:hAnsi="Times New Roman" w:cs="Times New Roman"/>
          <w:b/>
          <w:bCs/>
        </w:rPr>
        <w:t>Age-standardisation, temporal trends, and uncertainty</w:t>
      </w:r>
      <w:commentRangeEnd w:id="19"/>
      <w:r>
        <w:rPr>
          <w:rStyle w:val="Kommentarzeichen"/>
          <w:rFonts w:ascii="Times New Roman" w:hAnsi="Times New Roman" w:cs="Times New Roman"/>
          <w:b/>
          <w:bCs/>
          <w:sz w:val="24"/>
          <w:szCs w:val="24"/>
        </w:rPr>
        <w:commentReference w:id="19"/>
      </w:r>
    </w:p>
    <w:p w14:paraId="10A3D02E" w14:textId="16E4A3F6" w:rsidR="005C2145" w:rsidRDefault="005C2145" w:rsidP="00126CF9">
      <w:pPr>
        <w:jc w:val="both"/>
        <w:rPr>
          <w:rFonts w:ascii="Times New Roman" w:hAnsi="Times New Roman" w:cs="Times New Roman"/>
          <w:b/>
          <w:bCs/>
        </w:rPr>
      </w:pPr>
      <w:r>
        <w:rPr>
          <w:rFonts w:ascii="Times New Roman" w:hAnsi="Times New Roman" w:cs="Times New Roman"/>
          <w:b/>
          <w:bCs/>
        </w:rPr>
        <w:t>Software and data availability</w:t>
      </w:r>
    </w:p>
    <w:p w14:paraId="3938C8DA" w14:textId="030A9F84" w:rsidR="005C2145" w:rsidRDefault="005C2145" w:rsidP="00126CF9">
      <w:pPr>
        <w:jc w:val="both"/>
        <w:rPr>
          <w:rFonts w:ascii="Times New Roman" w:hAnsi="Times New Roman" w:cs="Times New Roman"/>
        </w:rPr>
      </w:pPr>
      <w:r w:rsidRPr="005C2145">
        <w:rPr>
          <w:rFonts w:ascii="Times New Roman" w:hAnsi="Times New Roman" w:cs="Times New Roman"/>
        </w:rPr>
        <w:t>Analyses were performed in R version 4.5.0</w:t>
      </w:r>
      <w:commentRangeStart w:id="20"/>
      <w:r>
        <w:rPr>
          <w:rFonts w:ascii="Times New Roman" w:hAnsi="Times New Roman" w:cs="Times New Roman"/>
        </w:rPr>
        <w:t>.</w:t>
      </w:r>
      <w:commentRangeEnd w:id="20"/>
      <w:r w:rsidRPr="005C2145">
        <w:rPr>
          <w:rStyle w:val="Kommentarzeichen"/>
          <w:rFonts w:ascii="Times New Roman" w:hAnsi="Times New Roman" w:cs="Times New Roman"/>
          <w:sz w:val="24"/>
          <w:szCs w:val="24"/>
        </w:rPr>
        <w:commentReference w:id="20"/>
      </w:r>
      <w:r w:rsidRPr="005C2145">
        <w:rPr>
          <w:rFonts w:ascii="Times New Roman" w:hAnsi="Times New Roman" w:cs="Times New Roman"/>
        </w:rPr>
        <w:t xml:space="preserve"> Both the ENDES survey data and the United Nations mortality and population data are publicly available</w:t>
      </w:r>
      <w:r>
        <w:rPr>
          <w:rFonts w:ascii="Times New Roman" w:hAnsi="Times New Roman" w:cs="Times New Roman"/>
        </w:rPr>
        <w:t>.</w:t>
      </w:r>
    </w:p>
    <w:p w14:paraId="221FA812" w14:textId="77777777" w:rsidR="005C2145" w:rsidRDefault="005C2145" w:rsidP="00126CF9">
      <w:pPr>
        <w:jc w:val="both"/>
        <w:rPr>
          <w:rFonts w:ascii="Times New Roman" w:hAnsi="Times New Roman" w:cs="Times New Roman"/>
        </w:rPr>
      </w:pPr>
    </w:p>
    <w:p w14:paraId="3DE55C02" w14:textId="69DDD178" w:rsidR="005C2145" w:rsidRDefault="005C2145" w:rsidP="00126CF9">
      <w:pPr>
        <w:jc w:val="both"/>
        <w:rPr>
          <w:rFonts w:ascii="Times New Roman" w:hAnsi="Times New Roman" w:cs="Times New Roman"/>
          <w:b/>
          <w:bCs/>
        </w:rPr>
      </w:pPr>
      <w:r>
        <w:rPr>
          <w:rFonts w:ascii="Times New Roman" w:hAnsi="Times New Roman" w:cs="Times New Roman"/>
          <w:b/>
          <w:bCs/>
        </w:rPr>
        <w:t>Result</w:t>
      </w:r>
      <w:commentRangeStart w:id="21"/>
      <w:commentRangeStart w:id="22"/>
      <w:r>
        <w:rPr>
          <w:rFonts w:ascii="Times New Roman" w:hAnsi="Times New Roman" w:cs="Times New Roman"/>
          <w:b/>
          <w:bCs/>
        </w:rPr>
        <w:t>s</w:t>
      </w:r>
      <w:commentRangeEnd w:id="21"/>
      <w:r w:rsidR="00B8780B">
        <w:rPr>
          <w:rStyle w:val="Kommentarzeichen"/>
          <w:rFonts w:ascii="Times New Roman" w:hAnsi="Times New Roman" w:cs="Times New Roman"/>
          <w:b/>
          <w:bCs/>
          <w:sz w:val="24"/>
          <w:szCs w:val="24"/>
        </w:rPr>
        <w:commentReference w:id="21"/>
      </w:r>
      <w:commentRangeEnd w:id="22"/>
      <w:r w:rsidR="00FE5914">
        <w:rPr>
          <w:rStyle w:val="Kommentarzeichen"/>
        </w:rPr>
        <w:commentReference w:id="22"/>
      </w:r>
    </w:p>
    <w:p w14:paraId="5D549C37" w14:textId="77777777" w:rsidR="005C2145" w:rsidRDefault="005C2145" w:rsidP="00126CF9">
      <w:pPr>
        <w:jc w:val="both"/>
        <w:rPr>
          <w:rFonts w:ascii="Times New Roman" w:hAnsi="Times New Roman" w:cs="Times New Roman"/>
          <w:b/>
          <w:bCs/>
        </w:rPr>
      </w:pPr>
    </w:p>
    <w:p w14:paraId="35CEA17B" w14:textId="5B4CED68" w:rsidR="005C2145" w:rsidRDefault="005C2145" w:rsidP="00126CF9">
      <w:pPr>
        <w:jc w:val="both"/>
        <w:rPr>
          <w:rFonts w:ascii="Times New Roman" w:hAnsi="Times New Roman" w:cs="Times New Roman"/>
          <w:b/>
          <w:bCs/>
        </w:rPr>
      </w:pPr>
      <w:r>
        <w:rPr>
          <w:rFonts w:ascii="Times New Roman" w:hAnsi="Times New Roman" w:cs="Times New Roman"/>
          <w:b/>
          <w:bCs/>
        </w:rPr>
        <w:t>Discussion</w:t>
      </w:r>
    </w:p>
    <w:p w14:paraId="328AEEF2" w14:textId="282D58A7" w:rsidR="005C2145" w:rsidRDefault="005C2145" w:rsidP="00126CF9">
      <w:pPr>
        <w:jc w:val="both"/>
        <w:rPr>
          <w:rFonts w:ascii="Times New Roman" w:hAnsi="Times New Roman" w:cs="Times New Roman"/>
          <w:b/>
          <w:bCs/>
        </w:rPr>
      </w:pPr>
      <w:r>
        <w:rPr>
          <w:rFonts w:ascii="Times New Roman" w:hAnsi="Times New Roman" w:cs="Times New Roman"/>
          <w:b/>
          <w:bCs/>
        </w:rPr>
        <w:lastRenderedPageBreak/>
        <w:t>Main findings</w:t>
      </w:r>
    </w:p>
    <w:p w14:paraId="56CB1FC8" w14:textId="046423D7" w:rsidR="005C2145" w:rsidRDefault="005C2145" w:rsidP="005C2145">
      <w:pPr>
        <w:jc w:val="both"/>
        <w:rPr>
          <w:rFonts w:ascii="Times New Roman" w:hAnsi="Times New Roman" w:cs="Times New Roman"/>
        </w:rPr>
      </w:pPr>
      <w:r w:rsidRPr="005C2145">
        <w:rPr>
          <w:rFonts w:ascii="Times New Roman" w:hAnsi="Times New Roman" w:cs="Times New Roman"/>
        </w:rPr>
        <w:t xml:space="preserve">Using an illness-death model applied to nationally representative survey data, we produced the first national, age- and sex-resolved estimates of diabetes incidence for Peru. Age-standardised incidence approximately doubled between 2016 and 2023 in both men and women, from roughly 4 to 5 per 1,000 person-years to roughly 9 to 10 per 1,000 person-years. </w:t>
      </w:r>
      <w:r w:rsidR="00343641" w:rsidRPr="00343641">
        <w:rPr>
          <w:rFonts w:ascii="Times New Roman" w:hAnsi="Times New Roman" w:cs="Times New Roman"/>
        </w:rPr>
        <w:t>Incidence was consistently higher in women and reached its highest absolute levels in late midlife, whereas the largest proportional increases occurred among younger adults, suggesting a possible shift toward earlier diabetes onset</w:t>
      </w:r>
      <w:r w:rsidRPr="005C2145">
        <w:rPr>
          <w:rFonts w:ascii="Times New Roman" w:hAnsi="Times New Roman" w:cs="Times New Roman"/>
        </w:rPr>
        <w:t>.</w:t>
      </w:r>
    </w:p>
    <w:p w14:paraId="20AAD860" w14:textId="623E9788" w:rsidR="00343641" w:rsidRDefault="00343641" w:rsidP="005C2145">
      <w:pPr>
        <w:jc w:val="both"/>
        <w:rPr>
          <w:rFonts w:ascii="Times New Roman" w:hAnsi="Times New Roman" w:cs="Times New Roman"/>
          <w:b/>
          <w:bCs/>
        </w:rPr>
      </w:pPr>
      <w:r>
        <w:rPr>
          <w:rFonts w:ascii="Times New Roman" w:hAnsi="Times New Roman" w:cs="Times New Roman"/>
          <w:b/>
          <w:bCs/>
        </w:rPr>
        <w:t>Comparison with previous studies</w:t>
      </w:r>
    </w:p>
    <w:p w14:paraId="11F5E5CB" w14:textId="36BE2F05" w:rsidR="00343641" w:rsidRDefault="00EB31F3" w:rsidP="00343641">
      <w:pPr>
        <w:jc w:val="both"/>
        <w:rPr>
          <w:rFonts w:ascii="Times New Roman" w:hAnsi="Times New Roman" w:cs="Times New Roman"/>
        </w:rPr>
      </w:pPr>
      <w:r w:rsidRPr="00EB31F3">
        <w:rPr>
          <w:rFonts w:ascii="Times New Roman" w:hAnsi="Times New Roman" w:cs="Times New Roman"/>
        </w:rPr>
        <w:t>Our estimates should be interpreted alongside, rather than as directly comparable with, previous Peruvian cohort studies. PERUDIAB reported a weighted diabetes incidence rate of 19.5 cases per 1,000 person-years, but incident diabetes was ascertained using fasting glucose criteria in an urban adult cohort</w:t>
      </w:r>
      <w:commentRangeStart w:id="23"/>
      <w:r w:rsidR="00343641" w:rsidRPr="00343641">
        <w:rPr>
          <w:rFonts w:ascii="Times New Roman" w:hAnsi="Times New Roman" w:cs="Times New Roman"/>
        </w:rPr>
        <w:t>.</w:t>
      </w:r>
      <w:commentRangeEnd w:id="23"/>
      <w:r w:rsidR="00343641" w:rsidRPr="00343641">
        <w:rPr>
          <w:rStyle w:val="Kommentarzeichen"/>
          <w:rFonts w:ascii="Times New Roman" w:hAnsi="Times New Roman" w:cs="Times New Roman"/>
          <w:sz w:val="24"/>
          <w:szCs w:val="24"/>
        </w:rPr>
        <w:commentReference w:id="23"/>
      </w:r>
      <w:r w:rsidR="00343641" w:rsidRPr="00343641">
        <w:rPr>
          <w:rFonts w:ascii="Times New Roman" w:hAnsi="Times New Roman" w:cs="Times New Roman"/>
        </w:rPr>
        <w:t xml:space="preserve"> </w:t>
      </w:r>
      <w:r w:rsidRPr="00EB31F3">
        <w:rPr>
          <w:rFonts w:ascii="Times New Roman" w:hAnsi="Times New Roman" w:cs="Times New Roman"/>
        </w:rPr>
        <w:t>Similarly, the CRONICAS Cohort Study reported type 2 diabetes incidence across four sentinel settings selected to contrast urbanisation and altitude, and identified obesity as the main attributable risk factor</w:t>
      </w:r>
      <w:r>
        <w:rPr>
          <w:rFonts w:ascii="Times New Roman" w:hAnsi="Times New Roman" w:cs="Times New Roman"/>
        </w:rPr>
        <w:t>.</w:t>
      </w:r>
      <w:commentRangeStart w:id="24"/>
      <w:r w:rsidR="00343641" w:rsidRPr="00343641">
        <w:rPr>
          <w:rFonts w:ascii="Times New Roman" w:hAnsi="Times New Roman" w:cs="Times New Roman"/>
        </w:rPr>
        <w:t>,</w:t>
      </w:r>
      <w:commentRangeEnd w:id="24"/>
      <w:r w:rsidRPr="00343641">
        <w:rPr>
          <w:rStyle w:val="Kommentarzeichen"/>
          <w:rFonts w:ascii="Times New Roman" w:hAnsi="Times New Roman" w:cs="Times New Roman"/>
          <w:sz w:val="24"/>
          <w:szCs w:val="24"/>
        </w:rPr>
        <w:commentReference w:id="24"/>
      </w:r>
      <w:r w:rsidR="00343641" w:rsidRPr="00343641">
        <w:rPr>
          <w:rFonts w:ascii="Times New Roman" w:hAnsi="Times New Roman" w:cs="Times New Roman"/>
        </w:rPr>
        <w:t xml:space="preserve"> </w:t>
      </w:r>
      <w:r w:rsidRPr="00EB31F3">
        <w:rPr>
          <w:rFonts w:ascii="Times New Roman" w:hAnsi="Times New Roman" w:cs="Times New Roman"/>
        </w:rPr>
        <w:t xml:space="preserve">These studies therefore estimated glycaemia-defined incidence in restricted populations, including previously undiagnosed disease, whereas our model used self-reported physician-diagnosed diabetes from repeated national surveys and should be interpreted as estimating diagnosed diabetes incidence. </w:t>
      </w:r>
      <w:r w:rsidR="00A553D7" w:rsidRPr="00A553D7">
        <w:rPr>
          <w:rFonts w:ascii="Times New Roman" w:hAnsi="Times New Roman" w:cs="Times New Roman"/>
        </w:rPr>
        <w:t>This distinction likely contributes to the lower incidence observed in our study</w:t>
      </w:r>
      <w:r w:rsidR="00343641" w:rsidRPr="00343641">
        <w:rPr>
          <w:rFonts w:ascii="Times New Roman" w:hAnsi="Times New Roman" w:cs="Times New Roman"/>
        </w:rPr>
        <w:t>.</w:t>
      </w:r>
    </w:p>
    <w:p w14:paraId="1A441D31" w14:textId="4424B3EA" w:rsidR="00EB31F3" w:rsidRDefault="00EB31F3" w:rsidP="00343641">
      <w:pPr>
        <w:jc w:val="both"/>
        <w:rPr>
          <w:rFonts w:ascii="Times New Roman" w:hAnsi="Times New Roman" w:cs="Times New Roman"/>
        </w:rPr>
      </w:pPr>
      <w:r w:rsidRPr="00EB31F3">
        <w:rPr>
          <w:rFonts w:ascii="Times New Roman" w:hAnsi="Times New Roman" w:cs="Times New Roman"/>
        </w:rPr>
        <w:t>Differences in population coverage are also relevant. PERUDIAB was an urban cohort</w:t>
      </w:r>
      <w:commentRangeStart w:id="25"/>
      <w:r w:rsidRPr="00EB31F3">
        <w:rPr>
          <w:rFonts w:ascii="Times New Roman" w:hAnsi="Times New Roman" w:cs="Times New Roman"/>
        </w:rPr>
        <w:t>,</w:t>
      </w:r>
      <w:commentRangeEnd w:id="25"/>
      <w:r w:rsidRPr="00EB31F3">
        <w:rPr>
          <w:rStyle w:val="Kommentarzeichen"/>
          <w:rFonts w:ascii="Times New Roman" w:hAnsi="Times New Roman" w:cs="Times New Roman"/>
          <w:sz w:val="24"/>
          <w:szCs w:val="24"/>
        </w:rPr>
        <w:commentReference w:id="25"/>
      </w:r>
      <w:r w:rsidRPr="00EB31F3">
        <w:rPr>
          <w:rFonts w:ascii="Times New Roman" w:hAnsi="Times New Roman" w:cs="Times New Roman"/>
        </w:rPr>
        <w:t xml:space="preserve"> while CRONICAS was based on selected sentinel sites rather than a nationally representative sample</w:t>
      </w:r>
      <w:commentRangeStart w:id="26"/>
      <w:r>
        <w:rPr>
          <w:rFonts w:ascii="Times New Roman" w:hAnsi="Times New Roman" w:cs="Times New Roman"/>
        </w:rPr>
        <w:t>.</w:t>
      </w:r>
      <w:commentRangeEnd w:id="26"/>
      <w:r w:rsidRPr="00EB31F3">
        <w:rPr>
          <w:rStyle w:val="Kommentarzeichen"/>
          <w:sz w:val="24"/>
          <w:szCs w:val="24"/>
        </w:rPr>
        <w:commentReference w:id="26"/>
      </w:r>
      <w:r w:rsidRPr="00EB31F3">
        <w:t xml:space="preserve"> </w:t>
      </w:r>
      <w:r w:rsidRPr="00EB31F3">
        <w:rPr>
          <w:rFonts w:ascii="Times New Roman" w:hAnsi="Times New Roman" w:cs="Times New Roman"/>
        </w:rPr>
        <w:t>Additional Peruvian evidence showed marked variation in diabetes incidence across rural, rural-to-urban migrant, and urban populations, supporting the view that national estimates should not be expected to reproduce rates from urban or geographically selected cohorts</w:t>
      </w:r>
      <w:commentRangeStart w:id="27"/>
      <w:r>
        <w:rPr>
          <w:rFonts w:ascii="Times New Roman" w:hAnsi="Times New Roman" w:cs="Times New Roman"/>
        </w:rPr>
        <w:t>.</w:t>
      </w:r>
      <w:commentRangeEnd w:id="27"/>
      <w:r>
        <w:rPr>
          <w:rStyle w:val="Kommentarzeichen"/>
          <w:rFonts w:ascii="Times New Roman" w:hAnsi="Times New Roman" w:cs="Times New Roman"/>
          <w:sz w:val="24"/>
          <w:szCs w:val="24"/>
        </w:rPr>
        <w:commentReference w:id="27"/>
      </w:r>
      <w:r>
        <w:rPr>
          <w:rFonts w:ascii="Times New Roman" w:hAnsi="Times New Roman" w:cs="Times New Roman"/>
        </w:rPr>
        <w:t xml:space="preserve"> </w:t>
      </w:r>
      <w:r w:rsidRPr="00EB31F3">
        <w:rPr>
          <w:rFonts w:ascii="Times New Roman" w:hAnsi="Times New Roman" w:cs="Times New Roman"/>
        </w:rPr>
        <w:t>Our estimates extend these earlier studies by providing a contemporary national time series resolved by age, sex, and calendar year.</w:t>
      </w:r>
    </w:p>
    <w:p w14:paraId="79801B75" w14:textId="03600C7F" w:rsidR="00EB31F3" w:rsidRDefault="00EB31F3" w:rsidP="00343641">
      <w:pPr>
        <w:jc w:val="both"/>
        <w:rPr>
          <w:rFonts w:ascii="Times New Roman" w:hAnsi="Times New Roman" w:cs="Times New Roman"/>
        </w:rPr>
      </w:pPr>
      <w:r w:rsidRPr="00EB31F3">
        <w:rPr>
          <w:rFonts w:ascii="Times New Roman" w:hAnsi="Times New Roman" w:cs="Times New Roman"/>
        </w:rPr>
        <w:t>Methodologically, the closest regional comparator is the Mexican illness-death model application by Silverman-</w:t>
      </w:r>
      <w:proofErr w:type="spellStart"/>
      <w:r w:rsidRPr="00EB31F3">
        <w:rPr>
          <w:rFonts w:ascii="Times New Roman" w:hAnsi="Times New Roman" w:cs="Times New Roman"/>
        </w:rPr>
        <w:t>Retana</w:t>
      </w:r>
      <w:proofErr w:type="spellEnd"/>
      <w:r w:rsidRPr="00EB31F3">
        <w:rPr>
          <w:rFonts w:ascii="Times New Roman" w:hAnsi="Times New Roman" w:cs="Times New Roman"/>
        </w:rPr>
        <w:t xml:space="preserve"> </w:t>
      </w:r>
      <w:r>
        <w:rPr>
          <w:rFonts w:ascii="Times New Roman" w:hAnsi="Times New Roman" w:cs="Times New Roman"/>
        </w:rPr>
        <w:t>et al</w:t>
      </w:r>
      <w:commentRangeStart w:id="28"/>
      <w:r>
        <w:rPr>
          <w:rFonts w:ascii="Times New Roman" w:hAnsi="Times New Roman" w:cs="Times New Roman"/>
        </w:rPr>
        <w:t>.</w:t>
      </w:r>
      <w:commentRangeEnd w:id="28"/>
      <w:r>
        <w:rPr>
          <w:rStyle w:val="Kommentarzeichen"/>
          <w:rFonts w:ascii="Times New Roman" w:hAnsi="Times New Roman" w:cs="Times New Roman"/>
          <w:sz w:val="24"/>
          <w:szCs w:val="24"/>
        </w:rPr>
        <w:commentReference w:id="28"/>
      </w:r>
      <w:r>
        <w:rPr>
          <w:rFonts w:ascii="Times New Roman" w:hAnsi="Times New Roman" w:cs="Times New Roman"/>
        </w:rPr>
        <w:t xml:space="preserve"> T</w:t>
      </w:r>
      <w:r w:rsidRPr="00EB31F3">
        <w:rPr>
          <w:rFonts w:ascii="Times New Roman" w:hAnsi="Times New Roman" w:cs="Times New Roman"/>
        </w:rPr>
        <w:t xml:space="preserve">hat study estimated age-standardised diabetes incidence of 6.1 to 8.0 per 1,000 person-years in men and 6.5 to 10.6 per 1,000 person-years in women between 2003 and 2015, with the highest age-specific rates in the </w:t>
      </w:r>
      <w:proofErr w:type="gramStart"/>
      <w:r w:rsidRPr="00EB31F3">
        <w:rPr>
          <w:rFonts w:ascii="Times New Roman" w:hAnsi="Times New Roman" w:cs="Times New Roman"/>
        </w:rPr>
        <w:t>60 to 69 year</w:t>
      </w:r>
      <w:proofErr w:type="gramEnd"/>
      <w:r w:rsidRPr="00EB31F3">
        <w:rPr>
          <w:rFonts w:ascii="Times New Roman" w:hAnsi="Times New Roman" w:cs="Times New Roman"/>
        </w:rPr>
        <w:t xml:space="preserve"> age group. Our Peruvian estimates reached a broadly similar magnitude by 2023, but increased more sharply over a shorter period. Both studies showed higher incidence in women and peak rates in later midlife, supporting the utility of illness-death models for generating national incidence estimates in Latin American settings where longitudinal diabetes surveillance is limited.</w:t>
      </w:r>
    </w:p>
    <w:p w14:paraId="44CBC3DD" w14:textId="3E8124B0" w:rsidR="005C2145" w:rsidRDefault="00EB31F3" w:rsidP="00126CF9">
      <w:pPr>
        <w:jc w:val="both"/>
        <w:rPr>
          <w:rFonts w:ascii="Times New Roman" w:hAnsi="Times New Roman" w:cs="Times New Roman"/>
          <w:b/>
          <w:bCs/>
        </w:rPr>
      </w:pPr>
      <w:r>
        <w:rPr>
          <w:rFonts w:ascii="Times New Roman" w:hAnsi="Times New Roman" w:cs="Times New Roman"/>
          <w:b/>
          <w:bCs/>
        </w:rPr>
        <w:t>Interpretation of results</w:t>
      </w:r>
    </w:p>
    <w:p w14:paraId="584914CE" w14:textId="4CEBFADF" w:rsidR="00EB31F3" w:rsidRPr="00EB31F3" w:rsidRDefault="00EB31F3" w:rsidP="00EB31F3">
      <w:pPr>
        <w:jc w:val="both"/>
        <w:rPr>
          <w:rFonts w:ascii="Times New Roman" w:hAnsi="Times New Roman" w:cs="Times New Roman"/>
        </w:rPr>
      </w:pPr>
      <w:r w:rsidRPr="00EB31F3">
        <w:rPr>
          <w:rFonts w:ascii="Times New Roman" w:hAnsi="Times New Roman" w:cs="Times New Roman"/>
        </w:rPr>
        <w:t xml:space="preserve">The near doubling of incidence over eight years </w:t>
      </w:r>
      <w:r w:rsidR="00A553D7" w:rsidRPr="00A553D7">
        <w:rPr>
          <w:rFonts w:ascii="Times New Roman" w:hAnsi="Times New Roman" w:cs="Times New Roman"/>
        </w:rPr>
        <w:t>may reflect, at least in part, changes in known upstream risk factors</w:t>
      </w:r>
      <w:r w:rsidR="00A553D7">
        <w:rPr>
          <w:rFonts w:ascii="Times New Roman" w:hAnsi="Times New Roman" w:cs="Times New Roman"/>
        </w:rPr>
        <w:t xml:space="preserve"> </w:t>
      </w:r>
      <w:r w:rsidRPr="00EB31F3">
        <w:rPr>
          <w:rFonts w:ascii="Times New Roman" w:hAnsi="Times New Roman" w:cs="Times New Roman"/>
        </w:rPr>
        <w:t xml:space="preserve">of type 2 diabetes in Peru. Adiposity has increased markedly in the country: </w:t>
      </w:r>
      <w:r w:rsidRPr="00EB31F3">
        <w:rPr>
          <w:rFonts w:ascii="Times New Roman" w:hAnsi="Times New Roman" w:cs="Times New Roman"/>
        </w:rPr>
        <w:lastRenderedPageBreak/>
        <w:t>national survey analyses indicate that the prevalence of obesity rose over the last decade</w:t>
      </w:r>
      <w:commentRangeStart w:id="29"/>
      <w:r w:rsidRPr="00EB31F3">
        <w:rPr>
          <w:rFonts w:ascii="Times New Roman" w:hAnsi="Times New Roman" w:cs="Times New Roman"/>
        </w:rPr>
        <w:t>,</w:t>
      </w:r>
      <w:commentRangeEnd w:id="29"/>
      <w:r w:rsidRPr="00EB31F3">
        <w:rPr>
          <w:rStyle w:val="Kommentarzeichen"/>
          <w:rFonts w:ascii="Times New Roman" w:hAnsi="Times New Roman" w:cs="Times New Roman"/>
          <w:sz w:val="24"/>
          <w:szCs w:val="24"/>
        </w:rPr>
        <w:commentReference w:id="29"/>
      </w:r>
      <w:r w:rsidRPr="00EB31F3">
        <w:rPr>
          <w:rFonts w:ascii="Times New Roman" w:hAnsi="Times New Roman" w:cs="Times New Roman"/>
        </w:rPr>
        <w:t xml:space="preserve"> and that a large share of Peruvian adults now meet criteria for preclinical or clinical obesity</w:t>
      </w:r>
      <w:commentRangeStart w:id="30"/>
      <w:r w:rsidRPr="00EB31F3">
        <w:rPr>
          <w:rFonts w:ascii="Times New Roman" w:hAnsi="Times New Roman" w:cs="Times New Roman"/>
        </w:rPr>
        <w:t>.</w:t>
      </w:r>
      <w:commentRangeEnd w:id="30"/>
      <w:r w:rsidRPr="00EB31F3">
        <w:rPr>
          <w:rStyle w:val="Kommentarzeichen"/>
          <w:rFonts w:ascii="Times New Roman" w:hAnsi="Times New Roman" w:cs="Times New Roman"/>
          <w:sz w:val="24"/>
          <w:szCs w:val="24"/>
        </w:rPr>
        <w:commentReference w:id="30"/>
      </w:r>
      <w:r w:rsidRPr="00EB31F3">
        <w:rPr>
          <w:rFonts w:ascii="Times New Roman" w:hAnsi="Times New Roman" w:cs="Times New Roman"/>
        </w:rPr>
        <w:t xml:space="preserve"> Because obesity carries the highest attributable risk for diabetes in Peruvian populations</w:t>
      </w:r>
      <w:commentRangeStart w:id="31"/>
      <w:r w:rsidRPr="00EB31F3">
        <w:rPr>
          <w:rFonts w:ascii="Times New Roman" w:hAnsi="Times New Roman" w:cs="Times New Roman"/>
        </w:rPr>
        <w:t>,</w:t>
      </w:r>
      <w:commentRangeEnd w:id="31"/>
      <w:r w:rsidRPr="00EB31F3">
        <w:rPr>
          <w:rStyle w:val="Kommentarzeichen"/>
          <w:rFonts w:ascii="Times New Roman" w:hAnsi="Times New Roman" w:cs="Times New Roman"/>
          <w:sz w:val="24"/>
          <w:szCs w:val="24"/>
        </w:rPr>
        <w:commentReference w:id="31"/>
      </w:r>
      <w:r w:rsidRPr="00EB31F3">
        <w:rPr>
          <w:rFonts w:ascii="Times New Roman" w:hAnsi="Times New Roman" w:cs="Times New Roman"/>
        </w:rPr>
        <w:t xml:space="preserve"> a rising prevalence of excess adiposity provides a plausible mechanism for the increase in incidence we observed, alongside population ageing, urbanisation, and the broader nutrition transition documented in Peruvian cohorts</w:t>
      </w:r>
      <w:commentRangeStart w:id="32"/>
      <w:r w:rsidRPr="00EB31F3">
        <w:rPr>
          <w:rFonts w:ascii="Times New Roman" w:hAnsi="Times New Roman" w:cs="Times New Roman"/>
        </w:rPr>
        <w:t>.</w:t>
      </w:r>
      <w:commentRangeEnd w:id="32"/>
      <w:r w:rsidR="00771B32" w:rsidRPr="00EB31F3">
        <w:rPr>
          <w:rStyle w:val="Kommentarzeichen"/>
          <w:rFonts w:ascii="Times New Roman" w:hAnsi="Times New Roman" w:cs="Times New Roman"/>
          <w:sz w:val="24"/>
          <w:szCs w:val="24"/>
        </w:rPr>
        <w:commentReference w:id="32"/>
      </w:r>
      <w:r w:rsidRPr="00EB31F3">
        <w:rPr>
          <w:rFonts w:ascii="Times New Roman" w:hAnsi="Times New Roman" w:cs="Times New Roman"/>
        </w:rPr>
        <w:t xml:space="preserve"> The proportionally larger increase among younger adults aligns with international evidence that the mean age at type 2 diabetes diagnosis is comparatively low in low- and middle-income settings [18], and is of particular concern because earlier onset implies a longer lifetime exposure to hyperglycaemia and a greater cumulative risk of complications</w:t>
      </w:r>
      <w:commentRangeStart w:id="33"/>
      <w:r w:rsidRPr="00EB31F3">
        <w:rPr>
          <w:rFonts w:ascii="Times New Roman" w:hAnsi="Times New Roman" w:cs="Times New Roman"/>
        </w:rPr>
        <w:t>.</w:t>
      </w:r>
      <w:commentRangeEnd w:id="33"/>
      <w:r w:rsidR="00771B32" w:rsidRPr="00EB31F3">
        <w:rPr>
          <w:rStyle w:val="Kommentarzeichen"/>
          <w:rFonts w:ascii="Times New Roman" w:hAnsi="Times New Roman" w:cs="Times New Roman"/>
          <w:sz w:val="24"/>
          <w:szCs w:val="24"/>
        </w:rPr>
        <w:commentReference w:id="33"/>
      </w:r>
    </w:p>
    <w:p w14:paraId="28608BD1" w14:textId="267DC89A" w:rsidR="00EB31F3" w:rsidRPr="00EB31F3" w:rsidRDefault="00EB31F3" w:rsidP="00EB31F3">
      <w:pPr>
        <w:jc w:val="both"/>
        <w:rPr>
          <w:rFonts w:ascii="Times New Roman" w:hAnsi="Times New Roman" w:cs="Times New Roman"/>
        </w:rPr>
      </w:pPr>
      <w:r w:rsidRPr="00EB31F3">
        <w:rPr>
          <w:rFonts w:ascii="Times New Roman" w:hAnsi="Times New Roman" w:cs="Times New Roman"/>
        </w:rPr>
        <w:t>The acceleration of incidence around 2020 and 2021 warrants cautious interpretation. One contributor may be the COVID-19 pandemic: SARS-CoV-2 infection has been associated with an increased risk of new-onset diabetes</w:t>
      </w:r>
      <w:commentRangeStart w:id="34"/>
      <w:r w:rsidRPr="00EB31F3">
        <w:rPr>
          <w:rFonts w:ascii="Times New Roman" w:hAnsi="Times New Roman" w:cs="Times New Roman"/>
        </w:rPr>
        <w:t>,</w:t>
      </w:r>
      <w:commentRangeEnd w:id="34"/>
      <w:r w:rsidR="00771B32" w:rsidRPr="00EB31F3">
        <w:rPr>
          <w:rStyle w:val="Kommentarzeichen"/>
          <w:rFonts w:ascii="Times New Roman" w:hAnsi="Times New Roman" w:cs="Times New Roman"/>
          <w:sz w:val="24"/>
          <w:szCs w:val="24"/>
        </w:rPr>
        <w:commentReference w:id="34"/>
      </w:r>
      <w:r w:rsidRPr="00EB31F3">
        <w:rPr>
          <w:rFonts w:ascii="Times New Roman" w:hAnsi="Times New Roman" w:cs="Times New Roman"/>
        </w:rPr>
        <w:t xml:space="preserve"> and the pandemic period was also marked by weight gain, reduced physical activity, and psychosocial stress at the population level</w:t>
      </w:r>
      <w:commentRangeStart w:id="35"/>
      <w:r w:rsidRPr="00EB31F3">
        <w:rPr>
          <w:rFonts w:ascii="Times New Roman" w:hAnsi="Times New Roman" w:cs="Times New Roman"/>
        </w:rPr>
        <w:t>.</w:t>
      </w:r>
      <w:commentRangeEnd w:id="35"/>
      <w:r w:rsidR="00771B32" w:rsidRPr="00EB31F3">
        <w:rPr>
          <w:rStyle w:val="Kommentarzeichen"/>
          <w:rFonts w:ascii="Times New Roman" w:hAnsi="Times New Roman" w:cs="Times New Roman"/>
          <w:sz w:val="24"/>
          <w:szCs w:val="24"/>
        </w:rPr>
        <w:commentReference w:id="35"/>
      </w:r>
      <w:r w:rsidRPr="00EB31F3">
        <w:rPr>
          <w:rFonts w:ascii="Times New Roman" w:hAnsi="Times New Roman" w:cs="Times New Roman"/>
        </w:rPr>
        <w:t xml:space="preserve"> At the same time, self-reported diagnosed incidence depends on access to and use of health services. The disruption of routine care in 2020, followed by catch-up diagnosis thereafter</w:t>
      </w:r>
      <w:commentRangeStart w:id="36"/>
      <w:r w:rsidRPr="00EB31F3">
        <w:rPr>
          <w:rFonts w:ascii="Times New Roman" w:hAnsi="Times New Roman" w:cs="Times New Roman"/>
        </w:rPr>
        <w:t>,</w:t>
      </w:r>
      <w:commentRangeEnd w:id="36"/>
      <w:r w:rsidR="00771B32" w:rsidRPr="00EB31F3">
        <w:rPr>
          <w:rStyle w:val="Kommentarzeichen"/>
          <w:rFonts w:ascii="Times New Roman" w:hAnsi="Times New Roman" w:cs="Times New Roman"/>
          <w:sz w:val="24"/>
          <w:szCs w:val="24"/>
        </w:rPr>
        <w:commentReference w:id="36"/>
      </w:r>
      <w:r w:rsidRPr="00EB31F3">
        <w:rPr>
          <w:rFonts w:ascii="Times New Roman" w:hAnsi="Times New Roman" w:cs="Times New Roman"/>
        </w:rPr>
        <w:t xml:space="preserve"> could have shaped the apparent timing of the increase independently of any change in true incidence. </w:t>
      </w:r>
    </w:p>
    <w:p w14:paraId="0E6444CD" w14:textId="021FEEE7" w:rsidR="00EB31F3" w:rsidRPr="00EB31F3" w:rsidRDefault="00EB31F3" w:rsidP="00EB31F3">
      <w:pPr>
        <w:jc w:val="both"/>
        <w:rPr>
          <w:rFonts w:ascii="Times New Roman" w:hAnsi="Times New Roman" w:cs="Times New Roman"/>
        </w:rPr>
      </w:pPr>
      <w:r w:rsidRPr="00EB31F3">
        <w:rPr>
          <w:rFonts w:ascii="Times New Roman" w:hAnsi="Times New Roman" w:cs="Times New Roman"/>
        </w:rPr>
        <w:t>The consistently higher incidence in women has at least two non-exclusive explanations. Women in Peru have a higher prevalence of obesity by body mass index than men</w:t>
      </w:r>
      <w:commentRangeStart w:id="37"/>
      <w:r w:rsidRPr="00EB31F3">
        <w:rPr>
          <w:rFonts w:ascii="Times New Roman" w:hAnsi="Times New Roman" w:cs="Times New Roman"/>
        </w:rPr>
        <w:t>,</w:t>
      </w:r>
      <w:commentRangeEnd w:id="37"/>
      <w:r w:rsidR="00E2051F" w:rsidRPr="00EB31F3">
        <w:rPr>
          <w:rStyle w:val="Kommentarzeichen"/>
          <w:rFonts w:ascii="Times New Roman" w:hAnsi="Times New Roman" w:cs="Times New Roman"/>
          <w:sz w:val="24"/>
          <w:szCs w:val="24"/>
        </w:rPr>
        <w:commentReference w:id="37"/>
      </w:r>
      <w:r w:rsidRPr="00EB31F3">
        <w:rPr>
          <w:rFonts w:ascii="Times New Roman" w:hAnsi="Times New Roman" w:cs="Times New Roman"/>
        </w:rPr>
        <w:t xml:space="preserve"> which would raise their underlying risk. In addition, women </w:t>
      </w:r>
      <w:r w:rsidR="00E2051F">
        <w:rPr>
          <w:rFonts w:ascii="Times New Roman" w:hAnsi="Times New Roman" w:cs="Times New Roman"/>
        </w:rPr>
        <w:t xml:space="preserve">may </w:t>
      </w:r>
      <w:r w:rsidRPr="00EB31F3">
        <w:rPr>
          <w:rFonts w:ascii="Times New Roman" w:hAnsi="Times New Roman" w:cs="Times New Roman"/>
        </w:rPr>
        <w:t>have more frequent contact with the health system, partly through reproductive and child health services</w:t>
      </w:r>
      <w:commentRangeStart w:id="38"/>
      <w:r w:rsidRPr="00EB31F3">
        <w:rPr>
          <w:rFonts w:ascii="Times New Roman" w:hAnsi="Times New Roman" w:cs="Times New Roman"/>
        </w:rPr>
        <w:t>,</w:t>
      </w:r>
      <w:commentRangeEnd w:id="38"/>
      <w:r w:rsidR="00E2051F" w:rsidRPr="00EB31F3">
        <w:rPr>
          <w:rStyle w:val="Kommentarzeichen"/>
          <w:rFonts w:ascii="Times New Roman" w:hAnsi="Times New Roman" w:cs="Times New Roman"/>
          <w:sz w:val="24"/>
          <w:szCs w:val="24"/>
        </w:rPr>
        <w:commentReference w:id="38"/>
      </w:r>
      <w:r w:rsidRPr="00EB31F3">
        <w:rPr>
          <w:rFonts w:ascii="Times New Roman" w:hAnsi="Times New Roman" w:cs="Times New Roman"/>
        </w:rPr>
        <w:t xml:space="preserve"> which may increase the probability that diabetes is diagnosed and self-reported. The narrowing and reversal of the sex difference at the oldest ages is compatible with differential survival and with the smaller, more variable numbers of older respondents.</w:t>
      </w:r>
    </w:p>
    <w:p w14:paraId="30B25CB0" w14:textId="76779B73" w:rsidR="00EB31F3" w:rsidRDefault="00E2051F" w:rsidP="00126CF9">
      <w:pPr>
        <w:jc w:val="both"/>
        <w:rPr>
          <w:rFonts w:ascii="Times New Roman" w:hAnsi="Times New Roman" w:cs="Times New Roman"/>
          <w:b/>
          <w:bCs/>
        </w:rPr>
      </w:pPr>
      <w:r>
        <w:rPr>
          <w:rFonts w:ascii="Times New Roman" w:hAnsi="Times New Roman" w:cs="Times New Roman"/>
          <w:b/>
          <w:bCs/>
        </w:rPr>
        <w:t>Public health and policy implications</w:t>
      </w:r>
    </w:p>
    <w:p w14:paraId="67B4F773" w14:textId="5E8BE909" w:rsidR="00E2051F" w:rsidRDefault="00E2051F" w:rsidP="00126CF9">
      <w:pPr>
        <w:jc w:val="both"/>
        <w:rPr>
          <w:rFonts w:ascii="Times New Roman" w:hAnsi="Times New Roman" w:cs="Times New Roman"/>
        </w:rPr>
      </w:pPr>
      <w:r w:rsidRPr="00E2051F">
        <w:rPr>
          <w:rFonts w:ascii="Times New Roman" w:hAnsi="Times New Roman" w:cs="Times New Roman"/>
        </w:rPr>
        <w:t xml:space="preserve">A sustained doubling of incidence implies a growing future prevalence of diabetes and a rising burden of complications and costs, with the increase among younger adults extending the horizon over which these consequences will accrue. </w:t>
      </w:r>
      <w:r w:rsidR="00AC6CB0">
        <w:rPr>
          <w:rFonts w:ascii="Times New Roman" w:hAnsi="Times New Roman" w:cs="Times New Roman"/>
        </w:rPr>
        <w:t>Our</w:t>
      </w:r>
      <w:r w:rsidRPr="00E2051F">
        <w:rPr>
          <w:rFonts w:ascii="Times New Roman" w:hAnsi="Times New Roman" w:cs="Times New Roman"/>
        </w:rPr>
        <w:t xml:space="preserve"> findings reinforce the need for primary prevention focused on obesity, diet and physical activity, for earlier detection within primary care, and for strengthened national surveillance of diabetes and its risk factors</w:t>
      </w:r>
      <w:commentRangeStart w:id="39"/>
      <w:r w:rsidRPr="00E2051F">
        <w:rPr>
          <w:rFonts w:ascii="Times New Roman" w:hAnsi="Times New Roman" w:cs="Times New Roman"/>
        </w:rPr>
        <w:t>.</w:t>
      </w:r>
      <w:commentRangeEnd w:id="39"/>
      <w:r w:rsidR="00AC6CB0" w:rsidRPr="00E2051F">
        <w:rPr>
          <w:rStyle w:val="Kommentarzeichen"/>
          <w:rFonts w:ascii="Times New Roman" w:hAnsi="Times New Roman" w:cs="Times New Roman"/>
          <w:sz w:val="24"/>
          <w:szCs w:val="24"/>
        </w:rPr>
        <w:commentReference w:id="39"/>
      </w:r>
      <w:r w:rsidRPr="00E2051F">
        <w:rPr>
          <w:rFonts w:ascii="Times New Roman" w:hAnsi="Times New Roman" w:cs="Times New Roman"/>
        </w:rPr>
        <w:t xml:space="preserve"> Because our estimates were produced entirely from routinely collected survey data, the illness-death approach offers a low-cost, repeatable tool for monitoring diabetes incidence in Peru and in other countries that lack diabetes registries or cohorts.</w:t>
      </w:r>
    </w:p>
    <w:p w14:paraId="5083635B" w14:textId="3EED16F7" w:rsidR="00AC6CB0" w:rsidRPr="00AC6CB0" w:rsidRDefault="00AC6CB0" w:rsidP="00126CF9">
      <w:pPr>
        <w:jc w:val="both"/>
        <w:rPr>
          <w:rFonts w:ascii="Times New Roman" w:hAnsi="Times New Roman" w:cs="Times New Roman"/>
          <w:b/>
          <w:bCs/>
        </w:rPr>
      </w:pPr>
      <w:r>
        <w:rPr>
          <w:rFonts w:ascii="Times New Roman" w:hAnsi="Times New Roman" w:cs="Times New Roman"/>
          <w:b/>
          <w:bCs/>
        </w:rPr>
        <w:t>Strengths and limitatio</w:t>
      </w:r>
      <w:commentRangeStart w:id="40"/>
      <w:r>
        <w:rPr>
          <w:rFonts w:ascii="Times New Roman" w:hAnsi="Times New Roman" w:cs="Times New Roman"/>
          <w:b/>
          <w:bCs/>
        </w:rPr>
        <w:t>ns</w:t>
      </w:r>
      <w:commentRangeEnd w:id="40"/>
      <w:r w:rsidR="00A553D7" w:rsidRPr="00AC6CB0">
        <w:rPr>
          <w:rStyle w:val="Kommentarzeichen"/>
          <w:rFonts w:ascii="Times New Roman" w:hAnsi="Times New Roman" w:cs="Times New Roman"/>
          <w:b/>
          <w:bCs/>
          <w:sz w:val="24"/>
          <w:szCs w:val="24"/>
        </w:rPr>
        <w:commentReference w:id="40"/>
      </w:r>
    </w:p>
    <w:p w14:paraId="04E885A7" w14:textId="0B166F38" w:rsidR="00AC6CB0" w:rsidRDefault="00AC6CB0" w:rsidP="00AC6CB0">
      <w:pPr>
        <w:jc w:val="both"/>
        <w:rPr>
          <w:rFonts w:ascii="Times New Roman" w:hAnsi="Times New Roman" w:cs="Times New Roman"/>
        </w:rPr>
      </w:pPr>
      <w:r w:rsidRPr="00AC6CB0">
        <w:rPr>
          <w:rFonts w:ascii="Times New Roman" w:hAnsi="Times New Roman" w:cs="Times New Roman"/>
        </w:rPr>
        <w:t>The main strength of this study is the use of nationally representative survey data covering urban and rural areas and the full national territory, combined with an established modelling framework previously validated for chronic conditions</w:t>
      </w:r>
      <w:commentRangeStart w:id="41"/>
      <w:r w:rsidRPr="00AC6CB0">
        <w:rPr>
          <w:rFonts w:ascii="Times New Roman" w:hAnsi="Times New Roman" w:cs="Times New Roman"/>
        </w:rPr>
        <w:t>.</w:t>
      </w:r>
      <w:commentRangeEnd w:id="41"/>
      <w:r w:rsidRPr="00AC6CB0">
        <w:rPr>
          <w:rStyle w:val="Kommentarzeichen"/>
          <w:rFonts w:ascii="Times New Roman" w:hAnsi="Times New Roman" w:cs="Times New Roman"/>
          <w:sz w:val="24"/>
          <w:szCs w:val="24"/>
        </w:rPr>
        <w:commentReference w:id="41"/>
      </w:r>
      <w:r w:rsidRPr="00AC6CB0">
        <w:rPr>
          <w:rFonts w:ascii="Times New Roman" w:hAnsi="Times New Roman" w:cs="Times New Roman"/>
        </w:rPr>
        <w:t xml:space="preserve"> The approach yields internally consistent age-, sex- and time-specific estimates from cross-sectional data and avoids the cost and attrition of cohort </w:t>
      </w:r>
      <w:r w:rsidRPr="00AC6CB0">
        <w:rPr>
          <w:rFonts w:ascii="Times New Roman" w:hAnsi="Times New Roman" w:cs="Times New Roman"/>
        </w:rPr>
        <w:lastRenderedPageBreak/>
        <w:t>studies.</w:t>
      </w:r>
      <w:r>
        <w:rPr>
          <w:rFonts w:ascii="Times New Roman" w:hAnsi="Times New Roman" w:cs="Times New Roman"/>
        </w:rPr>
        <w:t xml:space="preserve"> Nevertheless, some</w:t>
      </w:r>
      <w:r w:rsidRPr="00AC6CB0">
        <w:rPr>
          <w:rFonts w:ascii="Times New Roman" w:hAnsi="Times New Roman" w:cs="Times New Roman"/>
        </w:rPr>
        <w:t xml:space="preserve"> limitations should be considered. First, diabetes was defined by self-report of a prior physician diagnosis. This approach has high specificity but </w:t>
      </w:r>
      <w:r>
        <w:rPr>
          <w:rFonts w:ascii="Times New Roman" w:hAnsi="Times New Roman" w:cs="Times New Roman"/>
        </w:rPr>
        <w:t>limited</w:t>
      </w:r>
      <w:r w:rsidRPr="00AC6CB0">
        <w:rPr>
          <w:rFonts w:ascii="Times New Roman" w:hAnsi="Times New Roman" w:cs="Times New Roman"/>
        </w:rPr>
        <w:t xml:space="preserve"> sensitivity and does not capture undiagnosed diseas</w:t>
      </w:r>
      <w:r>
        <w:rPr>
          <w:rFonts w:ascii="Times New Roman" w:hAnsi="Times New Roman" w:cs="Times New Roman"/>
        </w:rPr>
        <w:t>e.</w:t>
      </w:r>
      <w:r w:rsidRPr="00AC6CB0">
        <w:rPr>
          <w:rFonts w:ascii="Times New Roman" w:hAnsi="Times New Roman" w:cs="Times New Roman"/>
        </w:rPr>
        <w:t xml:space="preserve"> </w:t>
      </w:r>
      <w:r>
        <w:rPr>
          <w:rFonts w:ascii="Times New Roman" w:hAnsi="Times New Roman" w:cs="Times New Roman"/>
        </w:rPr>
        <w:t>T</w:t>
      </w:r>
      <w:r w:rsidRPr="00AC6CB0">
        <w:rPr>
          <w:rFonts w:ascii="Times New Roman" w:hAnsi="Times New Roman" w:cs="Times New Roman"/>
        </w:rPr>
        <w:t xml:space="preserve">he </w:t>
      </w:r>
      <w:r>
        <w:rPr>
          <w:rFonts w:ascii="Times New Roman" w:hAnsi="Times New Roman" w:cs="Times New Roman"/>
        </w:rPr>
        <w:t>IDF</w:t>
      </w:r>
      <w:r w:rsidRPr="00AC6CB0">
        <w:rPr>
          <w:rFonts w:ascii="Times New Roman" w:hAnsi="Times New Roman" w:cs="Times New Roman"/>
        </w:rPr>
        <w:t xml:space="preserve"> estimates that more than four in ten adults with diabetes are unaware of their condition</w:t>
      </w:r>
      <w:commentRangeStart w:id="42"/>
      <w:r w:rsidRPr="00AC6CB0">
        <w:rPr>
          <w:rFonts w:ascii="Times New Roman" w:hAnsi="Times New Roman" w:cs="Times New Roman"/>
        </w:rPr>
        <w:t>.</w:t>
      </w:r>
      <w:commentRangeEnd w:id="42"/>
      <w:r w:rsidRPr="00AC6CB0">
        <w:rPr>
          <w:rStyle w:val="Kommentarzeichen"/>
          <w:rFonts w:ascii="Times New Roman" w:hAnsi="Times New Roman" w:cs="Times New Roman"/>
          <w:sz w:val="24"/>
          <w:szCs w:val="24"/>
        </w:rPr>
        <w:commentReference w:id="42"/>
      </w:r>
      <w:r w:rsidRPr="00AC6CB0">
        <w:rPr>
          <w:rFonts w:ascii="Times New Roman" w:hAnsi="Times New Roman" w:cs="Times New Roman"/>
        </w:rPr>
        <w:t xml:space="preserve"> Our incidence estimates therefore reflect diagnosed diabetes and are conservative relative to total (diagnosed plus undiagnosed) incidence. They also partly reflect diagnostic activity and access to care, which changed over the study </w:t>
      </w:r>
      <w:commentRangeStart w:id="43"/>
      <w:r w:rsidRPr="00AC6CB0">
        <w:rPr>
          <w:rFonts w:ascii="Times New Roman" w:hAnsi="Times New Roman" w:cs="Times New Roman"/>
        </w:rPr>
        <w:t>period</w:t>
      </w:r>
      <w:commentRangeEnd w:id="43"/>
      <w:r w:rsidR="00FE5914">
        <w:rPr>
          <w:rStyle w:val="Kommentarzeichen"/>
        </w:rPr>
        <w:commentReference w:id="43"/>
      </w:r>
      <w:r w:rsidRPr="00AC6CB0">
        <w:rPr>
          <w:rFonts w:ascii="Times New Roman" w:hAnsi="Times New Roman" w:cs="Times New Roman"/>
        </w:rPr>
        <w:t>. Second, the data do not distinguish type 1 from type 2 diabetes, although the great majority of adult-onset cases are type 2; the rising incidence of type 1 diabetes reported globally is a further reason for caution</w:t>
      </w:r>
      <w:commentRangeStart w:id="44"/>
      <w:r w:rsidRPr="00AC6CB0">
        <w:rPr>
          <w:rFonts w:ascii="Times New Roman" w:hAnsi="Times New Roman" w:cs="Times New Roman"/>
        </w:rPr>
        <w:t>.</w:t>
      </w:r>
      <w:commentRangeEnd w:id="44"/>
      <w:r w:rsidRPr="00AC6CB0">
        <w:rPr>
          <w:rStyle w:val="Kommentarzeichen"/>
          <w:rFonts w:ascii="Times New Roman" w:hAnsi="Times New Roman" w:cs="Times New Roman"/>
          <w:sz w:val="24"/>
          <w:szCs w:val="24"/>
        </w:rPr>
        <w:commentReference w:id="44"/>
      </w:r>
      <w:r w:rsidRPr="00AC6CB0">
        <w:rPr>
          <w:rFonts w:ascii="Times New Roman" w:hAnsi="Times New Roman" w:cs="Times New Roman"/>
        </w:rPr>
        <w:t xml:space="preserve"> Third, no Peruvian estimate of the diabetes-related MRR was available</w:t>
      </w:r>
      <w:r w:rsidR="00FE5914">
        <w:rPr>
          <w:rFonts w:ascii="Times New Roman" w:hAnsi="Times New Roman" w:cs="Times New Roman"/>
        </w:rPr>
        <w:t xml:space="preserve">. </w:t>
      </w:r>
      <w:ins w:id="45" w:author="Tönnies, Thaddaeus" w:date="2026-06-24T09:42:00Z">
        <w:r w:rsidR="00FE5914">
          <w:rPr>
            <w:rFonts w:ascii="Times New Roman" w:hAnsi="Times New Roman" w:cs="Times New Roman"/>
          </w:rPr>
          <w:t xml:space="preserve">To account for this uncertainty, we </w:t>
        </w:r>
      </w:ins>
      <w:ins w:id="46" w:author="Tönnies, Thaddaeus" w:date="2026-06-24T09:44:00Z">
        <w:r w:rsidR="00FE5914">
          <w:rPr>
            <w:rFonts w:ascii="Times New Roman" w:hAnsi="Times New Roman" w:cs="Times New Roman"/>
          </w:rPr>
          <w:t xml:space="preserve">chose the same approach as </w:t>
        </w:r>
        <w:commentRangeStart w:id="47"/>
        <w:r w:rsidR="00FE5914">
          <w:rPr>
            <w:rFonts w:ascii="Times New Roman" w:hAnsi="Times New Roman" w:cs="Times New Roman"/>
          </w:rPr>
          <w:t>Silverman-</w:t>
        </w:r>
        <w:proofErr w:type="spellStart"/>
        <w:r w:rsidR="00FE5914">
          <w:rPr>
            <w:rFonts w:ascii="Times New Roman" w:hAnsi="Times New Roman" w:cs="Times New Roman"/>
          </w:rPr>
          <w:t>Retana</w:t>
        </w:r>
        <w:proofErr w:type="spellEnd"/>
        <w:r w:rsidR="00FE5914">
          <w:rPr>
            <w:rFonts w:ascii="Times New Roman" w:hAnsi="Times New Roman" w:cs="Times New Roman"/>
          </w:rPr>
          <w:t xml:space="preserve"> et al. </w:t>
        </w:r>
        <w:commentRangeEnd w:id="47"/>
        <w:r w:rsidR="00FE5914">
          <w:rPr>
            <w:rStyle w:val="Kommentarzeichen"/>
          </w:rPr>
          <w:commentReference w:id="47"/>
        </w:r>
      </w:ins>
      <w:ins w:id="48" w:author="Tönnies, Thaddaeus" w:date="2026-06-24T09:45:00Z">
        <w:r w:rsidR="00FE5914">
          <w:rPr>
            <w:rFonts w:ascii="Times New Roman" w:hAnsi="Times New Roman" w:cs="Times New Roman"/>
          </w:rPr>
          <w:t xml:space="preserve">and </w:t>
        </w:r>
      </w:ins>
      <w:ins w:id="49" w:author="Tönnies, Thaddaeus" w:date="2026-06-24T09:42:00Z">
        <w:r w:rsidR="00FE5914">
          <w:rPr>
            <w:rFonts w:ascii="Times New Roman" w:hAnsi="Times New Roman" w:cs="Times New Roman"/>
          </w:rPr>
          <w:t xml:space="preserve">considered a plausible range </w:t>
        </w:r>
      </w:ins>
      <w:ins w:id="50" w:author="Tönnies, Thaddaeus" w:date="2026-06-24T09:43:00Z">
        <w:r w:rsidR="00FE5914">
          <w:rPr>
            <w:rFonts w:ascii="Times New Roman" w:hAnsi="Times New Roman" w:cs="Times New Roman"/>
          </w:rPr>
          <w:t xml:space="preserve">of </w:t>
        </w:r>
        <w:r w:rsidR="00FE5914" w:rsidRPr="00AC6CB0">
          <w:rPr>
            <w:rFonts w:ascii="Times New Roman" w:hAnsi="Times New Roman" w:cs="Times New Roman"/>
          </w:rPr>
          <w:t>diabetes-related MRR</w:t>
        </w:r>
        <w:r w:rsidR="00FE5914">
          <w:rPr>
            <w:rFonts w:ascii="Times New Roman" w:hAnsi="Times New Roman" w:cs="Times New Roman"/>
          </w:rPr>
          <w:t xml:space="preserve"> based on pre</w:t>
        </w:r>
      </w:ins>
      <w:ins w:id="51" w:author="Tönnies, Thaddaeus" w:date="2026-06-24T09:44:00Z">
        <w:r w:rsidR="00FE5914">
          <w:rPr>
            <w:rFonts w:ascii="Times New Roman" w:hAnsi="Times New Roman" w:cs="Times New Roman"/>
          </w:rPr>
          <w:t>vious studies</w:t>
        </w:r>
      </w:ins>
      <w:ins w:id="52" w:author="Tönnies, Thaddaeus" w:date="2026-06-24T09:45:00Z">
        <w:r w:rsidR="00FE5914">
          <w:rPr>
            <w:rFonts w:ascii="Times New Roman" w:hAnsi="Times New Roman" w:cs="Times New Roman"/>
          </w:rPr>
          <w:t>.</w:t>
        </w:r>
      </w:ins>
      <w:del w:id="53" w:author="Tönnies, Thaddaeus" w:date="2026-06-24T09:45:00Z">
        <w:r w:rsidRPr="00AC6CB0" w:rsidDel="00FE5914">
          <w:rPr>
            <w:rFonts w:ascii="Times New Roman" w:hAnsi="Times New Roman" w:cs="Times New Roman"/>
          </w:rPr>
          <w:delText>,</w:delText>
        </w:r>
        <w:commentRangeStart w:id="54"/>
        <w:r w:rsidRPr="00AC6CB0" w:rsidDel="00FE5914">
          <w:rPr>
            <w:rFonts w:ascii="Times New Roman" w:hAnsi="Times New Roman" w:cs="Times New Roman"/>
          </w:rPr>
          <w:delText xml:space="preserve"> so </w:delText>
        </w:r>
        <w:r w:rsidDel="00FE5914">
          <w:rPr>
            <w:rFonts w:ascii="Times New Roman" w:hAnsi="Times New Roman" w:cs="Times New Roman"/>
          </w:rPr>
          <w:delText>….</w:delText>
        </w:r>
        <w:r w:rsidRPr="00AC6CB0" w:rsidDel="00FE5914">
          <w:rPr>
            <w:rFonts w:ascii="Times New Roman" w:hAnsi="Times New Roman" w:cs="Times New Roman"/>
          </w:rPr>
          <w:delText>; the estimates depend on th</w:delText>
        </w:r>
        <w:r w:rsidDel="00FE5914">
          <w:rPr>
            <w:rFonts w:ascii="Times New Roman" w:hAnsi="Times New Roman" w:cs="Times New Roman"/>
          </w:rPr>
          <w:delText>e/this</w:delText>
        </w:r>
        <w:r w:rsidRPr="00AC6CB0" w:rsidDel="00FE5914">
          <w:rPr>
            <w:rFonts w:ascii="Times New Roman" w:hAnsi="Times New Roman" w:cs="Times New Roman"/>
          </w:rPr>
          <w:delText xml:space="preserve"> assumption</w:delText>
        </w:r>
        <w:r w:rsidDel="00FE5914">
          <w:rPr>
            <w:rFonts w:ascii="Times New Roman" w:hAnsi="Times New Roman" w:cs="Times New Roman"/>
          </w:rPr>
          <w:delText>…</w:delText>
        </w:r>
        <w:r w:rsidRPr="00AC6CB0" w:rsidDel="00FE5914">
          <w:rPr>
            <w:rFonts w:ascii="Times New Roman" w:hAnsi="Times New Roman" w:cs="Times New Roman"/>
          </w:rPr>
          <w:delText xml:space="preserve">. </w:delText>
        </w:r>
        <w:commentRangeEnd w:id="54"/>
        <w:r w:rsidR="00A553D7" w:rsidDel="00FE5914">
          <w:rPr>
            <w:rStyle w:val="Kommentarzeichen"/>
            <w:rFonts w:ascii="Times New Roman" w:hAnsi="Times New Roman" w:cs="Times New Roman"/>
            <w:sz w:val="24"/>
            <w:szCs w:val="24"/>
          </w:rPr>
          <w:commentReference w:id="54"/>
        </w:r>
        <w:r w:rsidR="00A553D7" w:rsidDel="00FE5914">
          <w:rPr>
            <w:rFonts w:ascii="Times New Roman" w:hAnsi="Times New Roman" w:cs="Times New Roman"/>
          </w:rPr>
          <w:delText>.</w:delText>
        </w:r>
      </w:del>
    </w:p>
    <w:p w14:paraId="7D997930" w14:textId="2479508A" w:rsidR="00A553D7" w:rsidRDefault="00A553D7" w:rsidP="00AC6CB0">
      <w:pPr>
        <w:jc w:val="both"/>
        <w:rPr>
          <w:rFonts w:ascii="Times New Roman" w:hAnsi="Times New Roman" w:cs="Times New Roman"/>
          <w:b/>
          <w:bCs/>
        </w:rPr>
      </w:pPr>
      <w:r>
        <w:rPr>
          <w:rFonts w:ascii="Times New Roman" w:hAnsi="Times New Roman" w:cs="Times New Roman"/>
          <w:b/>
          <w:bCs/>
        </w:rPr>
        <w:t>Conclusion</w:t>
      </w:r>
    </w:p>
    <w:p w14:paraId="2E14736C" w14:textId="77777777" w:rsidR="00A553D7" w:rsidRPr="00A553D7" w:rsidRDefault="00A553D7" w:rsidP="00A553D7">
      <w:pPr>
        <w:jc w:val="both"/>
        <w:rPr>
          <w:rFonts w:ascii="Times New Roman" w:hAnsi="Times New Roman" w:cs="Times New Roman"/>
        </w:rPr>
      </w:pPr>
      <w:r w:rsidRPr="00A553D7">
        <w:rPr>
          <w:rFonts w:ascii="Times New Roman" w:hAnsi="Times New Roman" w:cs="Times New Roman"/>
        </w:rPr>
        <w:t>This study provides the first national, age- and sex-specific estimates of diabetes incidence in Peru, showing an approximate doubling between 2016 and 2023, a consistent female predominance, a peak in later-middle age, and the steepest relative increases among younger adults. Obtained from routine survey data through the illness-death model, these findings support strengthened prevention and surveillance and demonstrate a transferable approach for settings without diabetes cohorts.</w:t>
      </w:r>
    </w:p>
    <w:p w14:paraId="51A6350E" w14:textId="77777777" w:rsidR="00A553D7" w:rsidRPr="00A553D7" w:rsidRDefault="00A553D7" w:rsidP="00AC6CB0">
      <w:pPr>
        <w:jc w:val="both"/>
        <w:rPr>
          <w:rFonts w:ascii="Times New Roman" w:hAnsi="Times New Roman" w:cs="Times New Roman"/>
          <w:b/>
          <w:bCs/>
        </w:rPr>
      </w:pPr>
    </w:p>
    <w:p w14:paraId="3C4B3882" w14:textId="2CC39B3C" w:rsidR="00BA350C" w:rsidRPr="00BA350C" w:rsidRDefault="00BA350C" w:rsidP="00126CF9">
      <w:pPr>
        <w:jc w:val="both"/>
        <w:rPr>
          <w:rFonts w:ascii="Times New Roman" w:hAnsi="Times New Roman" w:cs="Times New Roman"/>
          <w:b/>
          <w:bCs/>
        </w:rPr>
      </w:pPr>
      <w:r>
        <w:rPr>
          <w:rFonts w:ascii="Times New Roman" w:hAnsi="Times New Roman" w:cs="Times New Roman"/>
          <w:b/>
          <w:bCs/>
        </w:rPr>
        <w:t>Figures and Table</w:t>
      </w:r>
      <w:commentRangeStart w:id="55"/>
      <w:r>
        <w:rPr>
          <w:rFonts w:ascii="Times New Roman" w:hAnsi="Times New Roman" w:cs="Times New Roman"/>
          <w:b/>
          <w:bCs/>
        </w:rPr>
        <w:t>s</w:t>
      </w:r>
      <w:commentRangeEnd w:id="55"/>
      <w:r w:rsidRPr="00BA350C">
        <w:rPr>
          <w:rStyle w:val="Kommentarzeichen"/>
          <w:rFonts w:ascii="Times New Roman" w:hAnsi="Times New Roman" w:cs="Times New Roman"/>
          <w:b/>
          <w:bCs/>
          <w:sz w:val="24"/>
          <w:szCs w:val="24"/>
        </w:rPr>
        <w:commentReference w:id="55"/>
      </w:r>
    </w:p>
    <w:sectPr w:rsidR="00BA350C" w:rsidRPr="00BA350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rlos TORO HUAMANCHUMO" w:date="2026-06-16T15:44:00Z" w:initials="CT">
    <w:p w14:paraId="55885CF8" w14:textId="77777777" w:rsidR="00511F37" w:rsidRDefault="00511F37" w:rsidP="00511F37">
      <w:pPr>
        <w:pStyle w:val="Kommentartext"/>
      </w:pPr>
      <w:r>
        <w:rPr>
          <w:rStyle w:val="Kommentarzeichen"/>
        </w:rPr>
        <w:annotationRef/>
      </w:r>
      <w:hyperlink r:id="rId1" w:history="1">
        <w:r w:rsidRPr="006B6FCC">
          <w:rPr>
            <w:rStyle w:val="Hyperlink"/>
          </w:rPr>
          <w:t>https://pubmed.ncbi.nlm.nih.gov/32943028/</w:t>
        </w:r>
      </w:hyperlink>
    </w:p>
  </w:comment>
  <w:comment w:id="1" w:author="Carlos TORO HUAMANCHUMO" w:date="2026-06-16T15:45:00Z" w:initials="CT">
    <w:p w14:paraId="1BD8AD77" w14:textId="77777777" w:rsidR="00511F37" w:rsidRDefault="00511F37" w:rsidP="00511F37">
      <w:pPr>
        <w:pStyle w:val="Kommentartext"/>
      </w:pPr>
      <w:r>
        <w:rPr>
          <w:rStyle w:val="Kommentarzeichen"/>
        </w:rPr>
        <w:annotationRef/>
      </w:r>
      <w:r>
        <w:t xml:space="preserve">International Diabetes Federation. IDF Diabetes Atlas. 11th ed. Brussels: International Diabetes Federation; 2025. Available from: </w:t>
      </w:r>
      <w:hyperlink r:id="rId2" w:history="1">
        <w:r w:rsidRPr="00FC0729">
          <w:rPr>
            <w:rStyle w:val="Hyperlink"/>
          </w:rPr>
          <w:t>https://diabetesatlas.org</w:t>
        </w:r>
      </w:hyperlink>
      <w:r>
        <w:t xml:space="preserve"> </w:t>
      </w:r>
    </w:p>
  </w:comment>
  <w:comment w:id="2" w:author="Carlos TORO HUAMANCHUMO" w:date="2026-06-18T08:17:00Z" w:initials="CT">
    <w:p w14:paraId="57B0CE4C" w14:textId="77777777" w:rsidR="00390335" w:rsidRDefault="00390335" w:rsidP="00390335">
      <w:pPr>
        <w:pStyle w:val="Kommentartext"/>
      </w:pPr>
      <w:r>
        <w:rPr>
          <w:rStyle w:val="Kommentarzeichen"/>
        </w:rPr>
        <w:annotationRef/>
      </w:r>
      <w:r>
        <w:t xml:space="preserve">International Diabetes Federation. IDF Diabetes Atlas. 11th ed. Brussels: International Diabetes Federation; 2025. Available from: </w:t>
      </w:r>
      <w:hyperlink r:id="rId3" w:history="1">
        <w:r w:rsidRPr="00C51707">
          <w:rPr>
            <w:rStyle w:val="Hyperlink"/>
          </w:rPr>
          <w:t>https://diabetesatlas.org</w:t>
        </w:r>
      </w:hyperlink>
      <w:r>
        <w:t xml:space="preserve"> </w:t>
      </w:r>
    </w:p>
  </w:comment>
  <w:comment w:id="3" w:author="Carlos TORO HUAMANCHUMO" w:date="2026-06-18T08:37:00Z" w:initials="CT">
    <w:p w14:paraId="03BC6FA2" w14:textId="77777777" w:rsidR="00DE3F13" w:rsidRDefault="00DE3F13" w:rsidP="00DE3F13">
      <w:pPr>
        <w:pStyle w:val="Kommentartext"/>
      </w:pPr>
      <w:r>
        <w:rPr>
          <w:rStyle w:val="Kommentarzeichen"/>
        </w:rPr>
        <w:annotationRef/>
      </w:r>
      <w:hyperlink r:id="rId4" w:history="1">
        <w:r w:rsidRPr="00B60798">
          <w:rPr>
            <w:rStyle w:val="Hyperlink"/>
          </w:rPr>
          <w:t>https://pubmed.ncbi.nlm.nih.gov/28878935/</w:t>
        </w:r>
      </w:hyperlink>
    </w:p>
  </w:comment>
  <w:comment w:id="4" w:author="Carlos TORO HUAMANCHUMO" w:date="2026-06-18T08:38:00Z" w:initials="CT">
    <w:p w14:paraId="54A7F984" w14:textId="77777777" w:rsidR="00DE3F13" w:rsidRDefault="00DE3F13" w:rsidP="00DE3F13">
      <w:pPr>
        <w:pStyle w:val="Kommentartext"/>
      </w:pPr>
      <w:r>
        <w:rPr>
          <w:rStyle w:val="Kommentarzeichen"/>
        </w:rPr>
        <w:annotationRef/>
      </w:r>
      <w:hyperlink r:id="rId5" w:history="1">
        <w:r w:rsidRPr="00517E5E">
          <w:rPr>
            <w:rStyle w:val="Hyperlink"/>
          </w:rPr>
          <w:t>https://pubmed.ncbi.nlm.nih.gov/27710820/</w:t>
        </w:r>
      </w:hyperlink>
    </w:p>
  </w:comment>
  <w:comment w:id="5" w:author="Carlos TORO HUAMANCHUMO" w:date="2026-06-18T19:56:00Z" w:initials="CT">
    <w:p w14:paraId="7367A3DA" w14:textId="77777777" w:rsidR="009455CD" w:rsidRDefault="009455CD" w:rsidP="009455CD">
      <w:pPr>
        <w:pStyle w:val="Kommentartext"/>
        <w:ind w:left="300"/>
      </w:pPr>
      <w:r>
        <w:rPr>
          <w:rStyle w:val="Kommentarzeichen"/>
        </w:rPr>
        <w:annotationRef/>
      </w:r>
      <w:hyperlink r:id="rId6" w:history="1">
        <w:r w:rsidRPr="00855579">
          <w:rPr>
            <w:rStyle w:val="Hyperlink"/>
          </w:rPr>
          <w:t>https://pubmed.ncbi.nlm.nih.gov/24333220/</w:t>
        </w:r>
      </w:hyperlink>
    </w:p>
    <w:p w14:paraId="7F7DD984" w14:textId="77777777" w:rsidR="009455CD" w:rsidRDefault="00000000" w:rsidP="009455CD">
      <w:pPr>
        <w:pStyle w:val="Kommentartext"/>
        <w:ind w:left="300"/>
      </w:pPr>
      <w:hyperlink r:id="rId7" w:history="1">
        <w:r w:rsidR="009455CD" w:rsidRPr="00855579">
          <w:rPr>
            <w:rStyle w:val="Hyperlink"/>
          </w:rPr>
          <w:t>https://pubmed.ncbi.nlm.nih.gov/39010051/</w:t>
        </w:r>
      </w:hyperlink>
    </w:p>
  </w:comment>
  <w:comment w:id="6" w:author="Carlos TORO HUAMANCHUMO" w:date="2026-06-18T20:00:00Z" w:initials="CT">
    <w:p w14:paraId="6480AA29" w14:textId="77777777" w:rsidR="009C101C" w:rsidRDefault="009C101C" w:rsidP="009C101C">
      <w:pPr>
        <w:pStyle w:val="Kommentartext"/>
      </w:pPr>
      <w:r>
        <w:rPr>
          <w:rStyle w:val="Kommentarzeichen"/>
        </w:rPr>
        <w:annotationRef/>
      </w:r>
      <w:r>
        <w:t xml:space="preserve">Instituto Nacional de </w:t>
      </w:r>
      <w:proofErr w:type="spellStart"/>
      <w:r>
        <w:t>Estadística</w:t>
      </w:r>
      <w:proofErr w:type="spellEnd"/>
      <w:r>
        <w:t xml:space="preserve"> e </w:t>
      </w:r>
      <w:proofErr w:type="spellStart"/>
      <w:r>
        <w:t>Informática</w:t>
      </w:r>
      <w:proofErr w:type="spellEnd"/>
      <w:r>
        <w:t xml:space="preserve"> (INEI). </w:t>
      </w:r>
      <w:proofErr w:type="spellStart"/>
      <w:r>
        <w:t>Encuesta</w:t>
      </w:r>
      <w:proofErr w:type="spellEnd"/>
      <w:r>
        <w:t xml:space="preserve"> </w:t>
      </w:r>
      <w:proofErr w:type="spellStart"/>
      <w:r>
        <w:t>Demográfica</w:t>
      </w:r>
      <w:proofErr w:type="spellEnd"/>
      <w:r>
        <w:t xml:space="preserve"> y de </w:t>
      </w:r>
      <w:proofErr w:type="spellStart"/>
      <w:r>
        <w:t>Salud</w:t>
      </w:r>
      <w:proofErr w:type="spellEnd"/>
      <w:r>
        <w:t xml:space="preserve"> Familiar (ENDES). Lima: INEI; 2024. Available from: </w:t>
      </w:r>
      <w:hyperlink r:id="rId8" w:history="1">
        <w:r w:rsidRPr="005C2B13">
          <w:rPr>
            <w:rStyle w:val="Hyperlink"/>
          </w:rPr>
          <w:t>https://proyectos.inei.gob.pe/endes/</w:t>
        </w:r>
      </w:hyperlink>
      <w:r>
        <w:t xml:space="preserve"> </w:t>
      </w:r>
    </w:p>
  </w:comment>
  <w:comment w:id="7" w:author="Carlos TORO HUAMANCHUMO" w:date="2026-06-18T20:02:00Z" w:initials="CT">
    <w:p w14:paraId="3503C161" w14:textId="77777777" w:rsidR="009C101C" w:rsidRDefault="009C101C" w:rsidP="009C101C">
      <w:pPr>
        <w:pStyle w:val="Kommentartext"/>
      </w:pPr>
      <w:r>
        <w:rPr>
          <w:rStyle w:val="Kommentarzeichen"/>
        </w:rPr>
        <w:annotationRef/>
      </w:r>
      <w:r>
        <w:t xml:space="preserve">Instituto Nacional de </w:t>
      </w:r>
      <w:proofErr w:type="spellStart"/>
      <w:r>
        <w:t>Estadística</w:t>
      </w:r>
      <w:proofErr w:type="spellEnd"/>
      <w:r>
        <w:t xml:space="preserve"> e </w:t>
      </w:r>
      <w:proofErr w:type="spellStart"/>
      <w:r>
        <w:t>Informática</w:t>
      </w:r>
      <w:proofErr w:type="spellEnd"/>
      <w:r>
        <w:t xml:space="preserve"> (INEI). </w:t>
      </w:r>
      <w:proofErr w:type="spellStart"/>
      <w:r>
        <w:t>Encuesta</w:t>
      </w:r>
      <w:proofErr w:type="spellEnd"/>
      <w:r>
        <w:t xml:space="preserve"> </w:t>
      </w:r>
      <w:proofErr w:type="spellStart"/>
      <w:r>
        <w:t>Demográfica</w:t>
      </w:r>
      <w:proofErr w:type="spellEnd"/>
      <w:r>
        <w:t xml:space="preserve"> y de </w:t>
      </w:r>
      <w:proofErr w:type="spellStart"/>
      <w:r>
        <w:t>Salud</w:t>
      </w:r>
      <w:proofErr w:type="spellEnd"/>
      <w:r>
        <w:t xml:space="preserve"> Familiar (ENDES). Lima: INEI; 2024. Available from: </w:t>
      </w:r>
      <w:hyperlink r:id="rId9" w:history="1">
        <w:r w:rsidRPr="000664FE">
          <w:rPr>
            <w:rStyle w:val="Hyperlink"/>
          </w:rPr>
          <w:t>https://proyectos.inei.gob.pe/endes/</w:t>
        </w:r>
      </w:hyperlink>
      <w:r>
        <w:t xml:space="preserve"> </w:t>
      </w:r>
    </w:p>
  </w:comment>
  <w:comment w:id="8" w:author="Carlos TORO HUAMANCHUMO" w:date="2026-06-18T23:15:00Z" w:initials="CT">
    <w:p w14:paraId="4BAA824B" w14:textId="77777777" w:rsidR="00126CF9" w:rsidRDefault="00126CF9" w:rsidP="00126CF9">
      <w:pPr>
        <w:pStyle w:val="Kommentartext"/>
      </w:pPr>
      <w:r>
        <w:rPr>
          <w:rStyle w:val="Kommentarzeichen"/>
        </w:rPr>
        <w:annotationRef/>
      </w:r>
      <w:proofErr w:type="spellStart"/>
      <w:r>
        <w:rPr>
          <w:lang w:val="es-PE"/>
        </w:rPr>
        <w:t>Is</w:t>
      </w:r>
      <w:proofErr w:type="spellEnd"/>
      <w:r>
        <w:rPr>
          <w:lang w:val="es-PE"/>
        </w:rPr>
        <w:t xml:space="preserve"> </w:t>
      </w:r>
      <w:proofErr w:type="spellStart"/>
      <w:r>
        <w:rPr>
          <w:lang w:val="es-PE"/>
        </w:rPr>
        <w:t>this</w:t>
      </w:r>
      <w:proofErr w:type="spellEnd"/>
      <w:r>
        <w:rPr>
          <w:lang w:val="es-PE"/>
        </w:rPr>
        <w:t xml:space="preserve"> </w:t>
      </w:r>
      <w:proofErr w:type="spellStart"/>
      <w:r>
        <w:rPr>
          <w:lang w:val="es-PE"/>
        </w:rPr>
        <w:t>correct</w:t>
      </w:r>
      <w:proofErr w:type="spellEnd"/>
      <w:r>
        <w:rPr>
          <w:lang w:val="es-PE"/>
        </w:rPr>
        <w:t xml:space="preserve">? In </w:t>
      </w:r>
      <w:proofErr w:type="spellStart"/>
      <w:r>
        <w:rPr>
          <w:lang w:val="es-PE"/>
        </w:rPr>
        <w:t>the</w:t>
      </w:r>
      <w:proofErr w:type="spellEnd"/>
      <w:r>
        <w:rPr>
          <w:lang w:val="es-PE"/>
        </w:rPr>
        <w:t xml:space="preserve"> </w:t>
      </w:r>
      <w:proofErr w:type="spellStart"/>
      <w:r>
        <w:rPr>
          <w:lang w:val="es-PE"/>
        </w:rPr>
        <w:t>previous</w:t>
      </w:r>
      <w:proofErr w:type="spellEnd"/>
      <w:r>
        <w:rPr>
          <w:lang w:val="es-PE"/>
        </w:rPr>
        <w:t xml:space="preserve"> </w:t>
      </w:r>
      <w:proofErr w:type="spellStart"/>
      <w:r>
        <w:rPr>
          <w:lang w:val="es-PE"/>
        </w:rPr>
        <w:t>version</w:t>
      </w:r>
      <w:proofErr w:type="spellEnd"/>
      <w:r>
        <w:rPr>
          <w:lang w:val="es-PE"/>
        </w:rPr>
        <w:t xml:space="preserve"> </w:t>
      </w:r>
      <w:proofErr w:type="spellStart"/>
      <w:r>
        <w:rPr>
          <w:lang w:val="es-PE"/>
        </w:rPr>
        <w:t>was</w:t>
      </w:r>
      <w:proofErr w:type="spellEnd"/>
      <w:r>
        <w:rPr>
          <w:lang w:val="es-PE"/>
        </w:rPr>
        <w:t xml:space="preserve">: “data </w:t>
      </w:r>
      <w:proofErr w:type="spellStart"/>
      <w:r>
        <w:rPr>
          <w:lang w:val="es-PE"/>
        </w:rPr>
        <w:t>from</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United</w:t>
      </w:r>
      <w:proofErr w:type="spellEnd"/>
      <w:r>
        <w:rPr>
          <w:lang w:val="es-PE"/>
        </w:rPr>
        <w:t xml:space="preserve"> </w:t>
      </w:r>
      <w:proofErr w:type="spellStart"/>
      <w:r>
        <w:rPr>
          <w:lang w:val="es-PE"/>
        </w:rPr>
        <w:t>Nations</w:t>
      </w:r>
      <w:proofErr w:type="spellEnd"/>
      <w:r>
        <w:rPr>
          <w:lang w:val="es-PE"/>
        </w:rPr>
        <w:t xml:space="preserve"> </w:t>
      </w:r>
      <w:proofErr w:type="spellStart"/>
      <w:r>
        <w:rPr>
          <w:lang w:val="es-PE"/>
        </w:rPr>
        <w:t>World</w:t>
      </w:r>
      <w:proofErr w:type="spellEnd"/>
      <w:r>
        <w:rPr>
          <w:lang w:val="es-PE"/>
        </w:rPr>
        <w:t xml:space="preserve"> </w:t>
      </w:r>
      <w:proofErr w:type="spellStart"/>
      <w:r>
        <w:rPr>
          <w:lang w:val="es-PE"/>
        </w:rPr>
        <w:t>Population</w:t>
      </w:r>
      <w:proofErr w:type="spellEnd"/>
      <w:r>
        <w:rPr>
          <w:lang w:val="es-PE"/>
        </w:rPr>
        <w:t xml:space="preserve"> </w:t>
      </w:r>
      <w:proofErr w:type="spellStart"/>
      <w:r>
        <w:rPr>
          <w:lang w:val="es-PE"/>
        </w:rPr>
        <w:t>Prospects</w:t>
      </w:r>
      <w:proofErr w:type="spellEnd"/>
      <w:r>
        <w:rPr>
          <w:lang w:val="es-PE"/>
        </w:rPr>
        <w:t xml:space="preserve"> </w:t>
      </w:r>
      <w:proofErr w:type="spellStart"/>
      <w:r>
        <w:rPr>
          <w:lang w:val="es-PE"/>
        </w:rPr>
        <w:t>will</w:t>
      </w:r>
      <w:proofErr w:type="spellEnd"/>
      <w:r>
        <w:rPr>
          <w:lang w:val="es-PE"/>
        </w:rPr>
        <w:t xml:space="preserve"> be </w:t>
      </w:r>
      <w:proofErr w:type="spellStart"/>
      <w:r>
        <w:rPr>
          <w:lang w:val="es-PE"/>
        </w:rPr>
        <w:t>used</w:t>
      </w:r>
      <w:proofErr w:type="spellEnd"/>
      <w:r>
        <w:rPr>
          <w:lang w:val="es-PE"/>
        </w:rPr>
        <w:t xml:space="preserve"> </w:t>
      </w:r>
      <w:proofErr w:type="spellStart"/>
      <w:r>
        <w:rPr>
          <w:lang w:val="es-PE"/>
        </w:rPr>
        <w:t>to</w:t>
      </w:r>
      <w:proofErr w:type="spellEnd"/>
      <w:r>
        <w:rPr>
          <w:lang w:val="es-PE"/>
        </w:rPr>
        <w:t xml:space="preserve"> </w:t>
      </w:r>
      <w:proofErr w:type="spellStart"/>
      <w:r>
        <w:rPr>
          <w:lang w:val="es-PE"/>
        </w:rPr>
        <w:t>obtain</w:t>
      </w:r>
      <w:proofErr w:type="spellEnd"/>
      <w:r>
        <w:rPr>
          <w:lang w:val="es-PE"/>
        </w:rPr>
        <w:t xml:space="preserve"> </w:t>
      </w:r>
      <w:proofErr w:type="spellStart"/>
      <w:r>
        <w:rPr>
          <w:lang w:val="es-PE"/>
        </w:rPr>
        <w:t>mortality</w:t>
      </w:r>
      <w:proofErr w:type="spellEnd"/>
      <w:r>
        <w:rPr>
          <w:lang w:val="es-PE"/>
        </w:rPr>
        <w:t xml:space="preserve"> </w:t>
      </w:r>
      <w:proofErr w:type="spellStart"/>
      <w:r>
        <w:rPr>
          <w:lang w:val="es-PE"/>
        </w:rPr>
        <w:t>rates</w:t>
      </w:r>
      <w:proofErr w:type="spellEnd"/>
      <w:r>
        <w:rPr>
          <w:lang w:val="es-PE"/>
        </w:rPr>
        <w:t xml:space="preserve"> in </w:t>
      </w:r>
      <w:proofErr w:type="spellStart"/>
      <w:r>
        <w:rPr>
          <w:lang w:val="es-PE"/>
        </w:rPr>
        <w:t>the</w:t>
      </w:r>
      <w:proofErr w:type="spellEnd"/>
      <w:r>
        <w:rPr>
          <w:lang w:val="es-PE"/>
        </w:rPr>
        <w:t xml:space="preserve"> general </w:t>
      </w:r>
      <w:proofErr w:type="spellStart"/>
      <w:r>
        <w:rPr>
          <w:lang w:val="es-PE"/>
        </w:rPr>
        <w:t>population</w:t>
      </w:r>
      <w:proofErr w:type="spellEnd"/>
      <w:r>
        <w:rPr>
          <w:lang w:val="es-PE"/>
        </w:rPr>
        <w:t xml:space="preserve"> </w:t>
      </w:r>
      <w:proofErr w:type="spellStart"/>
      <w:r>
        <w:rPr>
          <w:lang w:val="es-PE"/>
        </w:rPr>
        <w:t>for</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years</w:t>
      </w:r>
      <w:proofErr w:type="spellEnd"/>
      <w:r>
        <w:rPr>
          <w:lang w:val="es-PE"/>
        </w:rPr>
        <w:t xml:space="preserve"> 2016-2023.”</w:t>
      </w:r>
    </w:p>
  </w:comment>
  <w:comment w:id="9" w:author="Tönnies, Thaddaeus" w:date="2026-06-24T09:25:00Z" w:initials="TT">
    <w:p w14:paraId="2CF4263A" w14:textId="0CDA021D" w:rsidR="00FE7872" w:rsidRDefault="00FE7872">
      <w:pPr>
        <w:pStyle w:val="Kommentartext"/>
      </w:pPr>
      <w:r>
        <w:rPr>
          <w:rStyle w:val="Kommentarzeichen"/>
        </w:rPr>
        <w:annotationRef/>
      </w:r>
      <w:r>
        <w:t xml:space="preserve">Yes, that’s correct. Here’s the link to the data: </w:t>
      </w:r>
      <w:r w:rsidRPr="00FE7872">
        <w:t>https://population.un.org/dataportal/data/indicators/47/locations/604/start/2010/end/2023/table/pivotbyvariant?df=99779a07-5b67-43bb-93aa-b0b03b82a778</w:t>
      </w:r>
    </w:p>
  </w:comment>
  <w:comment w:id="10" w:author="Carlos TORO HUAMANCHUMO" w:date="2026-06-18T22:35:00Z" w:initials="CT">
    <w:p w14:paraId="5CAF7AD7" w14:textId="77777777" w:rsidR="00DA1D3C" w:rsidRDefault="00DA1D3C" w:rsidP="00DA1D3C">
      <w:pPr>
        <w:pStyle w:val="Kommentartext"/>
      </w:pPr>
      <w:r>
        <w:rPr>
          <w:rStyle w:val="Kommentarzeichen"/>
        </w:rPr>
        <w:annotationRef/>
      </w:r>
      <w:r>
        <w:t xml:space="preserve">I checked the website and I think this is the most recent version available. I believe this is the one used? </w:t>
      </w:r>
    </w:p>
    <w:p w14:paraId="53087DCB" w14:textId="77777777" w:rsidR="00DA1D3C" w:rsidRDefault="00DA1D3C" w:rsidP="00DA1D3C">
      <w:pPr>
        <w:pStyle w:val="Kommentartext"/>
      </w:pPr>
      <w:r>
        <w:t xml:space="preserve">and it should probably be cited as well... is this the correct citation? </w:t>
      </w:r>
      <w:r>
        <w:br/>
      </w:r>
      <w:r>
        <w:br/>
        <w:t xml:space="preserve">United Nations, Department of Economic and Social Affairs, Population Division. World Population Prospects. New York: UN; 2024. Available from: </w:t>
      </w:r>
      <w:hyperlink r:id="rId10" w:history="1">
        <w:r w:rsidRPr="007E6B37">
          <w:rPr>
            <w:rStyle w:val="Hyperlink"/>
          </w:rPr>
          <w:t>https://population.un.org/wpp/</w:t>
        </w:r>
      </w:hyperlink>
      <w:r>
        <w:t xml:space="preserve"> </w:t>
      </w:r>
    </w:p>
  </w:comment>
  <w:comment w:id="11" w:author="Tönnies, Thaddaeus" w:date="2026-06-24T09:26:00Z" w:initials="TT">
    <w:p w14:paraId="115773E2" w14:textId="45DDDE2C" w:rsidR="00FE7872" w:rsidRDefault="00FE7872">
      <w:pPr>
        <w:pStyle w:val="Kommentartext"/>
      </w:pPr>
      <w:r>
        <w:rPr>
          <w:rStyle w:val="Kommentarzeichen"/>
        </w:rPr>
        <w:annotationRef/>
      </w:r>
      <w:r>
        <w:t>Yes, that’s the one</w:t>
      </w:r>
    </w:p>
  </w:comment>
  <w:comment w:id="12" w:author="Carlos TORO HUAMANCHUMO" w:date="2026-06-18T20:09:00Z" w:initials="CT">
    <w:p w14:paraId="0AEA1144" w14:textId="77777777" w:rsidR="00A73E7D" w:rsidRDefault="00A73E7D" w:rsidP="00A73E7D">
      <w:pPr>
        <w:pStyle w:val="Kommentartext"/>
      </w:pPr>
      <w:r>
        <w:rPr>
          <w:rStyle w:val="Kommentarzeichen"/>
        </w:rPr>
        <w:annotationRef/>
      </w:r>
      <w:r>
        <w:t xml:space="preserve">I didn’t remember, so I went back to check my R script. I reviewed it to ensure that diabetes prevalence was also calculated excluding these responses (given that in some studies “don’t know / don’t remember” responses are grouped with “no”). It appears that the final dataset used for the prevalence estimates did indeed exclude these responses first, so all good. </w:t>
      </w:r>
    </w:p>
  </w:comment>
  <w:comment w:id="14" w:author="Carlos TORO HUAMANCHUMO" w:date="2026-06-18T20:13:00Z" w:initials="CT">
    <w:p w14:paraId="1F1B00ED" w14:textId="77777777" w:rsidR="00240F07" w:rsidRDefault="00A73E7D" w:rsidP="00240F07">
      <w:pPr>
        <w:pStyle w:val="Kommentartext"/>
      </w:pPr>
      <w:r>
        <w:rPr>
          <w:rStyle w:val="Kommentarzeichen"/>
        </w:rPr>
        <w:annotationRef/>
      </w:r>
      <w:r w:rsidR="00240F07">
        <w:t>Omar, I just saw your email, so I'm replying in the GitHub thread. I was trying to remember and from what I recall (I checked again the issue #1), we tried more than one method for the CIs before settling on the most appropriate one for the mode (</w:t>
      </w:r>
      <w:proofErr w:type="spellStart"/>
      <w:r w:rsidR="00240F07">
        <w:t>eg.</w:t>
      </w:r>
      <w:proofErr w:type="spellEnd"/>
      <w:r w:rsidR="00240F07">
        <w:t xml:space="preserve"> standard (Wald) method, but it produced negative lower limits in the smallest categories, so then moved to logit-transformed intervals, etc). I'm happy to re-run the calculations based on what is ultimately decided (or what was finally used in the model), and to update them according to the discussion above for the annual sex-specific (overall) prevalence estimates </w:t>
      </w:r>
    </w:p>
  </w:comment>
  <w:comment w:id="13" w:author="Carlos TORO HUAMANCHUMO" w:date="2026-06-18T22:15:00Z" w:initials="CT">
    <w:p w14:paraId="262B499B" w14:textId="13FD3929" w:rsidR="00126CF9" w:rsidRDefault="00C15CA8" w:rsidP="00126CF9">
      <w:pPr>
        <w:pStyle w:val="Kommentartext"/>
      </w:pPr>
      <w:r>
        <w:rPr>
          <w:rStyle w:val="Kommentarzeichen"/>
        </w:rPr>
        <w:annotationRef/>
      </w:r>
      <w:r w:rsidR="00126CF9">
        <w:rPr>
          <w:lang w:val="es-PE"/>
        </w:rPr>
        <w:t xml:space="preserve">Just </w:t>
      </w:r>
      <w:proofErr w:type="spellStart"/>
      <w:r w:rsidR="00126CF9">
        <w:rPr>
          <w:lang w:val="es-PE"/>
        </w:rPr>
        <w:t>saw</w:t>
      </w:r>
      <w:proofErr w:type="spellEnd"/>
      <w:r w:rsidR="00126CF9">
        <w:rPr>
          <w:lang w:val="es-PE"/>
        </w:rPr>
        <w:t xml:space="preserve"> </w:t>
      </w:r>
      <w:proofErr w:type="spellStart"/>
      <w:r w:rsidR="00126CF9">
        <w:rPr>
          <w:lang w:val="es-PE"/>
        </w:rPr>
        <w:t>this</w:t>
      </w:r>
      <w:proofErr w:type="spellEnd"/>
      <w:r w:rsidR="00126CF9">
        <w:rPr>
          <w:lang w:val="es-PE"/>
        </w:rPr>
        <w:t xml:space="preserve"> </w:t>
      </w:r>
      <w:proofErr w:type="spellStart"/>
      <w:r w:rsidR="00126CF9">
        <w:rPr>
          <w:lang w:val="es-PE"/>
        </w:rPr>
        <w:t>comment</w:t>
      </w:r>
      <w:proofErr w:type="spellEnd"/>
      <w:r w:rsidR="00126CF9">
        <w:rPr>
          <w:lang w:val="es-PE"/>
        </w:rPr>
        <w:t xml:space="preserve"> in </w:t>
      </w:r>
      <w:proofErr w:type="spellStart"/>
      <w:r w:rsidR="00126CF9">
        <w:rPr>
          <w:lang w:val="es-PE"/>
        </w:rPr>
        <w:t>the</w:t>
      </w:r>
      <w:proofErr w:type="spellEnd"/>
      <w:r w:rsidR="00126CF9">
        <w:rPr>
          <w:lang w:val="es-PE"/>
        </w:rPr>
        <w:t xml:space="preserve"> </w:t>
      </w:r>
      <w:proofErr w:type="spellStart"/>
      <w:r w:rsidR="00126CF9">
        <w:rPr>
          <w:lang w:val="es-PE"/>
        </w:rPr>
        <w:t>qmd</w:t>
      </w:r>
      <w:proofErr w:type="spellEnd"/>
      <w:r w:rsidR="00126CF9">
        <w:rPr>
          <w:lang w:val="es-PE"/>
        </w:rPr>
        <w:t>:</w:t>
      </w:r>
      <w:r w:rsidR="00126CF9">
        <w:rPr>
          <w:lang w:val="es-PE"/>
        </w:rPr>
        <w:br/>
        <w:t>“</w:t>
      </w:r>
      <w:proofErr w:type="gramStart"/>
      <w:r w:rsidR="00126CF9">
        <w:rPr>
          <w:lang w:val="es-PE"/>
        </w:rPr>
        <w:t xml:space="preserve">I </w:t>
      </w:r>
      <w:proofErr w:type="spellStart"/>
      <w:r w:rsidR="00126CF9">
        <w:rPr>
          <w:lang w:val="es-PE"/>
        </w:rPr>
        <w:t>noticed</w:t>
      </w:r>
      <w:proofErr w:type="spellEnd"/>
      <w:r w:rsidR="00126CF9">
        <w:rPr>
          <w:lang w:val="es-PE"/>
        </w:rPr>
        <w:t xml:space="preserve"> </w:t>
      </w:r>
      <w:proofErr w:type="spellStart"/>
      <w:r w:rsidR="00126CF9">
        <w:rPr>
          <w:lang w:val="es-PE"/>
        </w:rPr>
        <w:t>that</w:t>
      </w:r>
      <w:proofErr w:type="spellEnd"/>
      <w:r w:rsidR="00126CF9">
        <w:rPr>
          <w:lang w:val="es-PE"/>
        </w:rPr>
        <w:t xml:space="preserve"> </w:t>
      </w:r>
      <w:proofErr w:type="spellStart"/>
      <w:r w:rsidR="00126CF9">
        <w:rPr>
          <w:lang w:val="es-PE"/>
        </w:rPr>
        <w:t>we</w:t>
      </w:r>
      <w:proofErr w:type="spellEnd"/>
      <w:r w:rsidR="00126CF9">
        <w:rPr>
          <w:lang w:val="es-PE"/>
        </w:rPr>
        <w:t xml:space="preserve"> </w:t>
      </w:r>
      <w:proofErr w:type="spellStart"/>
      <w:r w:rsidR="00126CF9">
        <w:rPr>
          <w:lang w:val="es-PE"/>
        </w:rPr>
        <w:t>included</w:t>
      </w:r>
      <w:proofErr w:type="spellEnd"/>
      <w:r w:rsidR="00126CF9">
        <w:rPr>
          <w:lang w:val="es-PE"/>
        </w:rPr>
        <w:t xml:space="preserve"> </w:t>
      </w:r>
      <w:proofErr w:type="spellStart"/>
      <w:r w:rsidR="00126CF9">
        <w:rPr>
          <w:lang w:val="es-PE"/>
        </w:rPr>
        <w:t>this</w:t>
      </w:r>
      <w:proofErr w:type="spellEnd"/>
      <w:r w:rsidR="00126CF9">
        <w:rPr>
          <w:lang w:val="es-PE"/>
        </w:rPr>
        <w:t xml:space="preserve"> </w:t>
      </w:r>
      <w:proofErr w:type="spellStart"/>
      <w:r w:rsidR="00126CF9">
        <w:rPr>
          <w:lang w:val="es-PE"/>
        </w:rPr>
        <w:t>age</w:t>
      </w:r>
      <w:proofErr w:type="spellEnd"/>
      <w:r w:rsidR="00126CF9">
        <w:rPr>
          <w:lang w:val="es-PE"/>
        </w:rPr>
        <w:t xml:space="preserve"> </w:t>
      </w:r>
      <w:proofErr w:type="spellStart"/>
      <w:r w:rsidR="00126CF9">
        <w:rPr>
          <w:lang w:val="es-PE"/>
        </w:rPr>
        <w:t>group</w:t>
      </w:r>
      <w:proofErr w:type="spellEnd"/>
      <w:r w:rsidR="00126CF9">
        <w:rPr>
          <w:lang w:val="es-PE"/>
        </w:rPr>
        <w:t xml:space="preserve">, are </w:t>
      </w:r>
      <w:proofErr w:type="spellStart"/>
      <w:r w:rsidR="00126CF9">
        <w:rPr>
          <w:lang w:val="es-PE"/>
        </w:rPr>
        <w:t>we</w:t>
      </w:r>
      <w:proofErr w:type="spellEnd"/>
      <w:r w:rsidR="00126CF9">
        <w:rPr>
          <w:lang w:val="es-PE"/>
        </w:rPr>
        <w:t xml:space="preserve"> </w:t>
      </w:r>
      <w:proofErr w:type="spellStart"/>
      <w:r w:rsidR="00126CF9">
        <w:rPr>
          <w:lang w:val="es-PE"/>
        </w:rPr>
        <w:t>interested</w:t>
      </w:r>
      <w:proofErr w:type="spellEnd"/>
      <w:r w:rsidR="00126CF9">
        <w:rPr>
          <w:lang w:val="es-PE"/>
        </w:rPr>
        <w:t xml:space="preserve"> in </w:t>
      </w:r>
      <w:proofErr w:type="spellStart"/>
      <w:r w:rsidR="00126CF9">
        <w:rPr>
          <w:lang w:val="es-PE"/>
        </w:rPr>
        <w:t>including</w:t>
      </w:r>
      <w:proofErr w:type="spellEnd"/>
      <w:r w:rsidR="00126CF9">
        <w:rPr>
          <w:lang w:val="es-PE"/>
        </w:rPr>
        <w:t xml:space="preserve"> </w:t>
      </w:r>
      <w:proofErr w:type="spellStart"/>
      <w:r w:rsidR="00126CF9">
        <w:rPr>
          <w:lang w:val="es-PE"/>
        </w:rPr>
        <w:t>this</w:t>
      </w:r>
      <w:proofErr w:type="spellEnd"/>
      <w:r w:rsidR="00126CF9">
        <w:rPr>
          <w:lang w:val="es-PE"/>
        </w:rPr>
        <w:t xml:space="preserve"> </w:t>
      </w:r>
      <w:proofErr w:type="spellStart"/>
      <w:r w:rsidR="00126CF9">
        <w:rPr>
          <w:lang w:val="es-PE"/>
        </w:rPr>
        <w:t>age</w:t>
      </w:r>
      <w:proofErr w:type="spellEnd"/>
      <w:r w:rsidR="00126CF9">
        <w:rPr>
          <w:lang w:val="es-PE"/>
        </w:rPr>
        <w:t xml:space="preserve"> </w:t>
      </w:r>
      <w:proofErr w:type="spellStart"/>
      <w:r w:rsidR="00126CF9">
        <w:rPr>
          <w:lang w:val="es-PE"/>
        </w:rPr>
        <w:t>group</w:t>
      </w:r>
      <w:proofErr w:type="spellEnd"/>
      <w:r w:rsidR="00126CF9">
        <w:rPr>
          <w:lang w:val="es-PE"/>
        </w:rPr>
        <w:t>?</w:t>
      </w:r>
      <w:proofErr w:type="gramEnd"/>
      <w:r w:rsidR="00126CF9">
        <w:rPr>
          <w:lang w:val="es-PE"/>
        </w:rPr>
        <w:t>”</w:t>
      </w:r>
    </w:p>
    <w:p w14:paraId="65B3763B" w14:textId="77777777" w:rsidR="00126CF9" w:rsidRDefault="00126CF9" w:rsidP="00126CF9">
      <w:pPr>
        <w:pStyle w:val="Kommentartext"/>
      </w:pPr>
    </w:p>
    <w:p w14:paraId="30CB94BE" w14:textId="77777777" w:rsidR="00126CF9" w:rsidRDefault="00126CF9" w:rsidP="00126CF9">
      <w:pPr>
        <w:pStyle w:val="Kommentartext"/>
      </w:pPr>
      <w:r>
        <w:rPr>
          <w:lang w:val="es-PE"/>
        </w:rPr>
        <w:t xml:space="preserve">Just </w:t>
      </w:r>
      <w:proofErr w:type="spellStart"/>
      <w:r>
        <w:rPr>
          <w:lang w:val="es-PE"/>
        </w:rPr>
        <w:t>fyi</w:t>
      </w:r>
      <w:proofErr w:type="spellEnd"/>
      <w:r>
        <w:rPr>
          <w:lang w:val="es-PE"/>
        </w:rPr>
        <w:t xml:space="preserve">, 15-19 </w:t>
      </w:r>
      <w:proofErr w:type="spellStart"/>
      <w:r>
        <w:rPr>
          <w:lang w:val="es-PE"/>
        </w:rPr>
        <w:t>group</w:t>
      </w:r>
      <w:proofErr w:type="spellEnd"/>
      <w:r>
        <w:rPr>
          <w:lang w:val="es-PE"/>
        </w:rPr>
        <w:t xml:space="preserve"> </w:t>
      </w:r>
      <w:proofErr w:type="spellStart"/>
      <w:r>
        <w:rPr>
          <w:lang w:val="es-PE"/>
        </w:rPr>
        <w:t>was</w:t>
      </w:r>
      <w:proofErr w:type="spellEnd"/>
      <w:r>
        <w:rPr>
          <w:lang w:val="es-PE"/>
        </w:rPr>
        <w:t xml:space="preserve"> </w:t>
      </w:r>
      <w:proofErr w:type="spellStart"/>
      <w:r>
        <w:rPr>
          <w:lang w:val="es-PE"/>
        </w:rPr>
        <w:t>kept</w:t>
      </w:r>
      <w:proofErr w:type="spellEnd"/>
      <w:r>
        <w:rPr>
          <w:lang w:val="es-PE"/>
        </w:rPr>
        <w:t xml:space="preserve"> in </w:t>
      </w:r>
      <w:proofErr w:type="spellStart"/>
      <w:r>
        <w:rPr>
          <w:lang w:val="es-PE"/>
        </w:rPr>
        <w:t>the</w:t>
      </w:r>
      <w:proofErr w:type="spellEnd"/>
      <w:r>
        <w:rPr>
          <w:lang w:val="es-PE"/>
        </w:rPr>
        <w:t xml:space="preserve"> </w:t>
      </w:r>
      <w:proofErr w:type="spellStart"/>
      <w:r>
        <w:rPr>
          <w:lang w:val="es-PE"/>
        </w:rPr>
        <w:t>prevalence</w:t>
      </w:r>
      <w:proofErr w:type="spellEnd"/>
      <w:r>
        <w:rPr>
          <w:lang w:val="es-PE"/>
        </w:rPr>
        <w:t xml:space="preserve"> input (</w:t>
      </w:r>
      <w:proofErr w:type="spellStart"/>
      <w:r>
        <w:rPr>
          <w:lang w:val="es-PE"/>
        </w:rPr>
        <w:t>where</w:t>
      </w:r>
      <w:proofErr w:type="spellEnd"/>
      <w:r>
        <w:rPr>
          <w:lang w:val="es-PE"/>
        </w:rPr>
        <w:t xml:space="preserve"> </w:t>
      </w:r>
      <w:proofErr w:type="spellStart"/>
      <w:r>
        <w:rPr>
          <w:lang w:val="es-PE"/>
        </w:rPr>
        <w:t>prevalence</w:t>
      </w:r>
      <w:proofErr w:type="spellEnd"/>
      <w:r>
        <w:rPr>
          <w:lang w:val="es-PE"/>
        </w:rPr>
        <w:t xml:space="preserve"> </w:t>
      </w:r>
      <w:proofErr w:type="spellStart"/>
      <w:r>
        <w:rPr>
          <w:lang w:val="es-PE"/>
        </w:rPr>
        <w:t>is</w:t>
      </w:r>
      <w:proofErr w:type="spellEnd"/>
      <w:r>
        <w:rPr>
          <w:lang w:val="es-PE"/>
        </w:rPr>
        <w:t xml:space="preserve"> </w:t>
      </w:r>
      <w:proofErr w:type="spellStart"/>
      <w:r>
        <w:rPr>
          <w:lang w:val="es-PE"/>
        </w:rPr>
        <w:t>close</w:t>
      </w:r>
      <w:proofErr w:type="spellEnd"/>
      <w:r>
        <w:rPr>
          <w:lang w:val="es-PE"/>
        </w:rPr>
        <w:t xml:space="preserve"> </w:t>
      </w:r>
      <w:proofErr w:type="spellStart"/>
      <w:r>
        <w:rPr>
          <w:lang w:val="es-PE"/>
        </w:rPr>
        <w:t>to</w:t>
      </w:r>
      <w:proofErr w:type="spellEnd"/>
      <w:r>
        <w:rPr>
          <w:lang w:val="es-PE"/>
        </w:rPr>
        <w:t xml:space="preserve"> </w:t>
      </w:r>
      <w:proofErr w:type="spellStart"/>
      <w:r>
        <w:rPr>
          <w:lang w:val="es-PE"/>
        </w:rPr>
        <w:t>zero</w:t>
      </w:r>
      <w:proofErr w:type="spellEnd"/>
      <w:r>
        <w:rPr>
          <w:lang w:val="es-PE"/>
        </w:rPr>
        <w:t xml:space="preserve">). </w:t>
      </w:r>
      <w:proofErr w:type="spellStart"/>
      <w:r>
        <w:rPr>
          <w:lang w:val="es-PE"/>
        </w:rPr>
        <w:t>From</w:t>
      </w:r>
      <w:proofErr w:type="spellEnd"/>
      <w:r>
        <w:rPr>
          <w:lang w:val="es-PE"/>
        </w:rPr>
        <w:t xml:space="preserve"> </w:t>
      </w:r>
      <w:proofErr w:type="spellStart"/>
      <w:r>
        <w:rPr>
          <w:lang w:val="es-PE"/>
        </w:rPr>
        <w:t>my</w:t>
      </w:r>
      <w:proofErr w:type="spellEnd"/>
      <w:r>
        <w:rPr>
          <w:lang w:val="es-PE"/>
        </w:rPr>
        <w:t xml:space="preserve"> </w:t>
      </w:r>
      <w:proofErr w:type="spellStart"/>
      <w:r>
        <w:rPr>
          <w:lang w:val="es-PE"/>
        </w:rPr>
        <w:t>perspective</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age-specific</w:t>
      </w:r>
      <w:proofErr w:type="spellEnd"/>
      <w:r>
        <w:rPr>
          <w:lang w:val="es-PE"/>
        </w:rPr>
        <w:t xml:space="preserve"> </w:t>
      </w:r>
      <w:proofErr w:type="spellStart"/>
      <w:r>
        <w:rPr>
          <w:lang w:val="es-PE"/>
        </w:rPr>
        <w:t>prevalences</w:t>
      </w:r>
      <w:proofErr w:type="spellEnd"/>
      <w:r>
        <w:rPr>
          <w:lang w:val="es-PE"/>
        </w:rPr>
        <w:t xml:space="preserve"> </w:t>
      </w:r>
      <w:proofErr w:type="spellStart"/>
      <w:r>
        <w:rPr>
          <w:lang w:val="es-PE"/>
        </w:rPr>
        <w:t>from</w:t>
      </w:r>
      <w:proofErr w:type="spellEnd"/>
      <w:r>
        <w:rPr>
          <w:lang w:val="es-PE"/>
        </w:rPr>
        <w:t xml:space="preserve"> </w:t>
      </w:r>
      <w:proofErr w:type="spellStart"/>
      <w:r>
        <w:rPr>
          <w:lang w:val="es-PE"/>
        </w:rPr>
        <w:t>age</w:t>
      </w:r>
      <w:proofErr w:type="spellEnd"/>
      <w:r>
        <w:rPr>
          <w:lang w:val="es-PE"/>
        </w:rPr>
        <w:t xml:space="preserve"> 20 </w:t>
      </w:r>
      <w:proofErr w:type="spellStart"/>
      <w:r>
        <w:rPr>
          <w:lang w:val="es-PE"/>
        </w:rPr>
        <w:t>onward</w:t>
      </w:r>
      <w:proofErr w:type="spellEnd"/>
      <w:r>
        <w:rPr>
          <w:lang w:val="es-PE"/>
        </w:rPr>
        <w:t xml:space="preserve"> and </w:t>
      </w:r>
      <w:proofErr w:type="spellStart"/>
      <w:r>
        <w:rPr>
          <w:lang w:val="es-PE"/>
        </w:rPr>
        <w:t>the</w:t>
      </w:r>
      <w:proofErr w:type="spellEnd"/>
      <w:r>
        <w:rPr>
          <w:lang w:val="es-PE"/>
        </w:rPr>
        <w:t xml:space="preserve"> </w:t>
      </w:r>
      <w:proofErr w:type="spellStart"/>
      <w:r>
        <w:rPr>
          <w:lang w:val="es-PE"/>
        </w:rPr>
        <w:t>age-standardised</w:t>
      </w:r>
      <w:proofErr w:type="spellEnd"/>
      <w:r>
        <w:rPr>
          <w:lang w:val="es-PE"/>
        </w:rPr>
        <w:t xml:space="preserve"> </w:t>
      </w:r>
      <w:proofErr w:type="spellStart"/>
      <w:r>
        <w:rPr>
          <w:lang w:val="es-PE"/>
        </w:rPr>
        <w:t>estimates</w:t>
      </w:r>
      <w:proofErr w:type="spellEnd"/>
      <w:r>
        <w:rPr>
          <w:lang w:val="es-PE"/>
        </w:rPr>
        <w:t xml:space="preserve"> </w:t>
      </w:r>
      <w:proofErr w:type="spellStart"/>
      <w:r>
        <w:rPr>
          <w:lang w:val="es-PE"/>
        </w:rPr>
        <w:t>shoyldn’t</w:t>
      </w:r>
      <w:proofErr w:type="spellEnd"/>
      <w:r>
        <w:rPr>
          <w:lang w:val="es-PE"/>
        </w:rPr>
        <w:t xml:space="preserve"> </w:t>
      </w:r>
      <w:proofErr w:type="spellStart"/>
      <w:r>
        <w:rPr>
          <w:lang w:val="es-PE"/>
        </w:rPr>
        <w:t>change</w:t>
      </w:r>
      <w:proofErr w:type="spellEnd"/>
      <w:r>
        <w:rPr>
          <w:lang w:val="es-PE"/>
        </w:rPr>
        <w:t xml:space="preserve"> </w:t>
      </w:r>
      <w:proofErr w:type="spellStart"/>
      <w:r>
        <w:rPr>
          <w:lang w:val="es-PE"/>
        </w:rPr>
        <w:t>whether</w:t>
      </w:r>
      <w:proofErr w:type="spellEnd"/>
      <w:r>
        <w:rPr>
          <w:lang w:val="es-PE"/>
        </w:rPr>
        <w:t xml:space="preserve"> </w:t>
      </w:r>
      <w:proofErr w:type="spellStart"/>
      <w:r>
        <w:rPr>
          <w:lang w:val="es-PE"/>
        </w:rPr>
        <w:t>or</w:t>
      </w:r>
      <w:proofErr w:type="spellEnd"/>
      <w:r>
        <w:rPr>
          <w:lang w:val="es-PE"/>
        </w:rPr>
        <w:t xml:space="preserve"> </w:t>
      </w:r>
      <w:proofErr w:type="spellStart"/>
      <w:r>
        <w:rPr>
          <w:lang w:val="es-PE"/>
        </w:rPr>
        <w:t>not</w:t>
      </w:r>
      <w:proofErr w:type="spellEnd"/>
      <w:r>
        <w:rPr>
          <w:lang w:val="es-PE"/>
        </w:rPr>
        <w:t xml:space="preserve"> 15-19 </w:t>
      </w:r>
      <w:proofErr w:type="spellStart"/>
      <w:r>
        <w:rPr>
          <w:lang w:val="es-PE"/>
        </w:rPr>
        <w:t>is</w:t>
      </w:r>
      <w:proofErr w:type="spellEnd"/>
      <w:r>
        <w:rPr>
          <w:lang w:val="es-PE"/>
        </w:rPr>
        <w:t xml:space="preserve"> </w:t>
      </w:r>
      <w:proofErr w:type="spellStart"/>
      <w:r>
        <w:rPr>
          <w:lang w:val="es-PE"/>
        </w:rPr>
        <w:t>included</w:t>
      </w:r>
      <w:proofErr w:type="spellEnd"/>
      <w:r>
        <w:rPr>
          <w:lang w:val="es-PE"/>
        </w:rPr>
        <w:t xml:space="preserve">, </w:t>
      </w:r>
      <w:proofErr w:type="spellStart"/>
      <w:r>
        <w:rPr>
          <w:lang w:val="es-PE"/>
        </w:rPr>
        <w:t>but</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overall</w:t>
      </w:r>
      <w:proofErr w:type="spellEnd"/>
      <w:r>
        <w:rPr>
          <w:lang w:val="es-PE"/>
        </w:rPr>
        <w:t xml:space="preserve"> crude </w:t>
      </w:r>
      <w:proofErr w:type="spellStart"/>
      <w:r>
        <w:rPr>
          <w:lang w:val="es-PE"/>
        </w:rPr>
        <w:t>prevalence</w:t>
      </w:r>
      <w:proofErr w:type="spellEnd"/>
      <w:r>
        <w:rPr>
          <w:lang w:val="es-PE"/>
        </w:rPr>
        <w:t xml:space="preserve">, </w:t>
      </w:r>
      <w:proofErr w:type="spellStart"/>
      <w:r>
        <w:rPr>
          <w:lang w:val="es-PE"/>
        </w:rPr>
        <w:t>which</w:t>
      </w:r>
      <w:proofErr w:type="spellEnd"/>
      <w:r>
        <w:rPr>
          <w:lang w:val="es-PE"/>
        </w:rPr>
        <w:t xml:space="preserve"> </w:t>
      </w:r>
      <w:proofErr w:type="spellStart"/>
      <w:r>
        <w:rPr>
          <w:lang w:val="es-PE"/>
        </w:rPr>
        <w:t>is</w:t>
      </w:r>
      <w:proofErr w:type="spellEnd"/>
      <w:r>
        <w:rPr>
          <w:lang w:val="es-PE"/>
        </w:rPr>
        <w:t xml:space="preserve"> </w:t>
      </w:r>
      <w:proofErr w:type="spellStart"/>
      <w:r>
        <w:rPr>
          <w:lang w:val="es-PE"/>
        </w:rPr>
        <w:t>currently</w:t>
      </w:r>
      <w:proofErr w:type="spellEnd"/>
      <w:r>
        <w:rPr>
          <w:lang w:val="es-PE"/>
        </w:rPr>
        <w:t xml:space="preserve"> </w:t>
      </w:r>
      <w:proofErr w:type="spellStart"/>
      <w:r>
        <w:rPr>
          <w:lang w:val="es-PE"/>
        </w:rPr>
        <w:t>computed</w:t>
      </w:r>
      <w:proofErr w:type="spellEnd"/>
      <w:r>
        <w:rPr>
          <w:lang w:val="es-PE"/>
        </w:rPr>
        <w:t xml:space="preserve"> </w:t>
      </w:r>
      <w:proofErr w:type="spellStart"/>
      <w:r>
        <w:rPr>
          <w:lang w:val="es-PE"/>
        </w:rPr>
        <w:t>over</w:t>
      </w:r>
      <w:proofErr w:type="spellEnd"/>
      <w:r>
        <w:rPr>
          <w:lang w:val="es-PE"/>
        </w:rPr>
        <w:t xml:space="preserve"> 15+ </w:t>
      </w:r>
      <w:proofErr w:type="spellStart"/>
      <w:r>
        <w:rPr>
          <w:lang w:val="es-PE"/>
        </w:rPr>
        <w:t>might</w:t>
      </w:r>
      <w:proofErr w:type="spellEnd"/>
      <w:r>
        <w:rPr>
          <w:lang w:val="es-PE"/>
        </w:rPr>
        <w:t xml:space="preserve"> </w:t>
      </w:r>
      <w:proofErr w:type="spellStart"/>
      <w:r>
        <w:rPr>
          <w:lang w:val="es-PE"/>
        </w:rPr>
        <w:t>sliglthy</w:t>
      </w:r>
      <w:proofErr w:type="spellEnd"/>
      <w:r>
        <w:rPr>
          <w:lang w:val="es-PE"/>
        </w:rPr>
        <w:t xml:space="preserve"> </w:t>
      </w:r>
      <w:proofErr w:type="spellStart"/>
      <w:r>
        <w:rPr>
          <w:lang w:val="es-PE"/>
        </w:rPr>
        <w:t>change</w:t>
      </w:r>
      <w:proofErr w:type="spellEnd"/>
      <w:r>
        <w:rPr>
          <w:lang w:val="es-PE"/>
        </w:rPr>
        <w:t xml:space="preserve">. So </w:t>
      </w:r>
      <w:proofErr w:type="spellStart"/>
      <w:r>
        <w:rPr>
          <w:lang w:val="es-PE"/>
        </w:rPr>
        <w:t>if</w:t>
      </w:r>
      <w:proofErr w:type="spellEnd"/>
      <w:r>
        <w:rPr>
          <w:lang w:val="es-PE"/>
        </w:rPr>
        <w:t xml:space="preserve"> </w:t>
      </w:r>
      <w:proofErr w:type="spellStart"/>
      <w:r>
        <w:rPr>
          <w:lang w:val="es-PE"/>
        </w:rPr>
        <w:t>we</w:t>
      </w:r>
      <w:proofErr w:type="spellEnd"/>
      <w:r>
        <w:rPr>
          <w:lang w:val="es-PE"/>
        </w:rPr>
        <w:t xml:space="preserve"> </w:t>
      </w:r>
      <w:proofErr w:type="spellStart"/>
      <w:r>
        <w:rPr>
          <w:lang w:val="es-PE"/>
        </w:rPr>
        <w:t>want</w:t>
      </w:r>
      <w:proofErr w:type="spellEnd"/>
      <w:r>
        <w:rPr>
          <w:lang w:val="es-PE"/>
        </w:rPr>
        <w:t xml:space="preserve"> </w:t>
      </w:r>
      <w:proofErr w:type="spellStart"/>
      <w:r>
        <w:rPr>
          <w:lang w:val="es-PE"/>
        </w:rPr>
        <w:t>it</w:t>
      </w:r>
      <w:proofErr w:type="spellEnd"/>
      <w:r>
        <w:rPr>
          <w:lang w:val="es-PE"/>
        </w:rPr>
        <w:t xml:space="preserve"> </w:t>
      </w:r>
      <w:proofErr w:type="spellStart"/>
      <w:r>
        <w:rPr>
          <w:lang w:val="es-PE"/>
        </w:rPr>
        <w:t>over</w:t>
      </w:r>
      <w:proofErr w:type="spellEnd"/>
      <w:r>
        <w:rPr>
          <w:lang w:val="es-PE"/>
        </w:rPr>
        <w:t xml:space="preserve"> 20+ </w:t>
      </w:r>
      <w:proofErr w:type="spellStart"/>
      <w:r>
        <w:rPr>
          <w:lang w:val="es-PE"/>
        </w:rPr>
        <w:t>it</w:t>
      </w:r>
      <w:proofErr w:type="spellEnd"/>
      <w:r>
        <w:rPr>
          <w:lang w:val="es-PE"/>
        </w:rPr>
        <w:t xml:space="preserve"> has </w:t>
      </w:r>
      <w:proofErr w:type="spellStart"/>
      <w:r>
        <w:rPr>
          <w:lang w:val="es-PE"/>
        </w:rPr>
        <w:t>to</w:t>
      </w:r>
      <w:proofErr w:type="spellEnd"/>
      <w:r>
        <w:rPr>
          <w:lang w:val="es-PE"/>
        </w:rPr>
        <w:t xml:space="preserve"> be </w:t>
      </w:r>
      <w:proofErr w:type="spellStart"/>
      <w:r>
        <w:rPr>
          <w:lang w:val="es-PE"/>
        </w:rPr>
        <w:t>recomputed</w:t>
      </w:r>
      <w:proofErr w:type="spellEnd"/>
      <w:r>
        <w:rPr>
          <w:lang w:val="es-PE"/>
        </w:rPr>
        <w:t xml:space="preserve"> and </w:t>
      </w:r>
      <w:proofErr w:type="spellStart"/>
      <w:r>
        <w:rPr>
          <w:lang w:val="es-PE"/>
        </w:rPr>
        <w:t>would</w:t>
      </w:r>
      <w:proofErr w:type="spellEnd"/>
      <w:r>
        <w:rPr>
          <w:lang w:val="es-PE"/>
        </w:rPr>
        <w:t xml:space="preserve"> be </w:t>
      </w:r>
      <w:proofErr w:type="spellStart"/>
      <w:r>
        <w:rPr>
          <w:lang w:val="es-PE"/>
        </w:rPr>
        <w:t>somewhat</w:t>
      </w:r>
      <w:proofErr w:type="spellEnd"/>
      <w:r>
        <w:rPr>
          <w:lang w:val="es-PE"/>
        </w:rPr>
        <w:t xml:space="preserve"> </w:t>
      </w:r>
      <w:proofErr w:type="spellStart"/>
      <w:r>
        <w:rPr>
          <w:lang w:val="es-PE"/>
        </w:rPr>
        <w:t>higher</w:t>
      </w:r>
      <w:proofErr w:type="spellEnd"/>
      <w:r>
        <w:rPr>
          <w:lang w:val="es-PE"/>
        </w:rPr>
        <w:t xml:space="preserve"> (</w:t>
      </w:r>
      <w:proofErr w:type="spellStart"/>
      <w:r>
        <w:rPr>
          <w:lang w:val="es-PE"/>
        </w:rPr>
        <w:t>by</w:t>
      </w:r>
      <w:proofErr w:type="spellEnd"/>
      <w:r>
        <w:rPr>
          <w:lang w:val="es-PE"/>
        </w:rPr>
        <w:t xml:space="preserve"> </w:t>
      </w:r>
      <w:proofErr w:type="spellStart"/>
      <w:r>
        <w:rPr>
          <w:lang w:val="es-PE"/>
        </w:rPr>
        <w:t>decimals</w:t>
      </w:r>
      <w:proofErr w:type="spellEnd"/>
      <w:r>
        <w:rPr>
          <w:lang w:val="es-PE"/>
        </w:rPr>
        <w:t xml:space="preserve">, </w:t>
      </w:r>
      <w:proofErr w:type="spellStart"/>
      <w:r>
        <w:rPr>
          <w:lang w:val="es-PE"/>
        </w:rPr>
        <w:t>but</w:t>
      </w:r>
      <w:proofErr w:type="spellEnd"/>
      <w:r>
        <w:rPr>
          <w:lang w:val="es-PE"/>
        </w:rPr>
        <w:t xml:space="preserve"> </w:t>
      </w:r>
      <w:proofErr w:type="spellStart"/>
      <w:r>
        <w:rPr>
          <w:lang w:val="es-PE"/>
        </w:rPr>
        <w:t>higher</w:t>
      </w:r>
      <w:proofErr w:type="spellEnd"/>
      <w:r>
        <w:rPr>
          <w:lang w:val="es-PE"/>
        </w:rPr>
        <w:t xml:space="preserve">). </w:t>
      </w:r>
      <w:proofErr w:type="gramStart"/>
      <w:r>
        <w:rPr>
          <w:lang w:val="es-PE"/>
        </w:rPr>
        <w:t>So..</w:t>
      </w:r>
      <w:proofErr w:type="gramEnd"/>
      <w:r>
        <w:rPr>
          <w:lang w:val="es-PE"/>
        </w:rPr>
        <w:t xml:space="preserve"> do </w:t>
      </w:r>
      <w:proofErr w:type="spellStart"/>
      <w:r>
        <w:rPr>
          <w:lang w:val="es-PE"/>
        </w:rPr>
        <w:t>we</w:t>
      </w:r>
      <w:proofErr w:type="spellEnd"/>
      <w:r>
        <w:rPr>
          <w:lang w:val="es-PE"/>
        </w:rPr>
        <w:t xml:space="preserve"> </w:t>
      </w:r>
      <w:proofErr w:type="spellStart"/>
      <w:r>
        <w:rPr>
          <w:lang w:val="es-PE"/>
        </w:rPr>
        <w:t>report</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overall</w:t>
      </w:r>
      <w:proofErr w:type="spellEnd"/>
      <w:r>
        <w:rPr>
          <w:lang w:val="es-PE"/>
        </w:rPr>
        <w:t xml:space="preserve"> </w:t>
      </w:r>
      <w:proofErr w:type="spellStart"/>
      <w:r>
        <w:rPr>
          <w:lang w:val="es-PE"/>
        </w:rPr>
        <w:t>prevalence</w:t>
      </w:r>
      <w:proofErr w:type="spellEnd"/>
      <w:r>
        <w:rPr>
          <w:lang w:val="es-PE"/>
        </w:rPr>
        <w:t xml:space="preserve"> </w:t>
      </w:r>
      <w:proofErr w:type="spellStart"/>
      <w:r>
        <w:rPr>
          <w:lang w:val="es-PE"/>
        </w:rPr>
        <w:t>over</w:t>
      </w:r>
      <w:proofErr w:type="spellEnd"/>
      <w:r>
        <w:rPr>
          <w:lang w:val="es-PE"/>
        </w:rPr>
        <w:t xml:space="preserve"> 15+, </w:t>
      </w:r>
      <w:proofErr w:type="spellStart"/>
      <w:r>
        <w:rPr>
          <w:lang w:val="es-PE"/>
        </w:rPr>
        <w:t>or</w:t>
      </w:r>
      <w:proofErr w:type="spellEnd"/>
      <w:r>
        <w:rPr>
          <w:lang w:val="es-PE"/>
        </w:rPr>
        <w:t xml:space="preserve"> </w:t>
      </w:r>
      <w:proofErr w:type="spellStart"/>
      <w:r>
        <w:rPr>
          <w:lang w:val="es-PE"/>
        </w:rPr>
        <w:t>restrict</w:t>
      </w:r>
      <w:proofErr w:type="spellEnd"/>
      <w:r>
        <w:rPr>
          <w:lang w:val="es-PE"/>
        </w:rPr>
        <w:t xml:space="preserve"> </w:t>
      </w:r>
      <w:proofErr w:type="spellStart"/>
      <w:r>
        <w:rPr>
          <w:lang w:val="es-PE"/>
        </w:rPr>
        <w:t>it</w:t>
      </w:r>
      <w:proofErr w:type="spellEnd"/>
      <w:r>
        <w:rPr>
          <w:lang w:val="es-PE"/>
        </w:rPr>
        <w:t xml:space="preserve"> </w:t>
      </w:r>
      <w:proofErr w:type="spellStart"/>
      <w:r>
        <w:rPr>
          <w:lang w:val="es-PE"/>
        </w:rPr>
        <w:t>to</w:t>
      </w:r>
      <w:proofErr w:type="spellEnd"/>
      <w:r>
        <w:rPr>
          <w:lang w:val="es-PE"/>
        </w:rPr>
        <w:t xml:space="preserve"> 20+ </w:t>
      </w:r>
      <w:proofErr w:type="spellStart"/>
      <w:r>
        <w:rPr>
          <w:lang w:val="es-PE"/>
        </w:rPr>
        <w:t>to</w:t>
      </w:r>
      <w:proofErr w:type="spellEnd"/>
      <w:r>
        <w:rPr>
          <w:lang w:val="es-PE"/>
        </w:rPr>
        <w:t xml:space="preserve"> </w:t>
      </w:r>
      <w:proofErr w:type="spellStart"/>
      <w:r>
        <w:rPr>
          <w:lang w:val="es-PE"/>
        </w:rPr>
        <w:t>stay</w:t>
      </w:r>
      <w:proofErr w:type="spellEnd"/>
      <w:r>
        <w:rPr>
          <w:lang w:val="es-PE"/>
        </w:rPr>
        <w:t xml:space="preserve"> </w:t>
      </w:r>
      <w:proofErr w:type="spellStart"/>
      <w:r>
        <w:rPr>
          <w:lang w:val="es-PE"/>
        </w:rPr>
        <w:t>consistent</w:t>
      </w:r>
      <w:proofErr w:type="spellEnd"/>
      <w:r>
        <w:rPr>
          <w:lang w:val="es-PE"/>
        </w:rPr>
        <w:t xml:space="preserve"> </w:t>
      </w:r>
      <w:proofErr w:type="spellStart"/>
      <w:r>
        <w:rPr>
          <w:lang w:val="es-PE"/>
        </w:rPr>
        <w:t>with</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rest</w:t>
      </w:r>
      <w:proofErr w:type="spellEnd"/>
      <w:r>
        <w:rPr>
          <w:lang w:val="es-PE"/>
        </w:rPr>
        <w:t xml:space="preserve"> </w:t>
      </w:r>
      <w:proofErr w:type="spellStart"/>
      <w:r>
        <w:rPr>
          <w:lang w:val="es-PE"/>
        </w:rPr>
        <w:t>of</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analysis</w:t>
      </w:r>
      <w:proofErr w:type="spellEnd"/>
      <w:r>
        <w:rPr>
          <w:lang w:val="es-PE"/>
        </w:rPr>
        <w:t xml:space="preserve">, </w:t>
      </w:r>
      <w:proofErr w:type="spellStart"/>
      <w:r>
        <w:rPr>
          <w:lang w:val="es-PE"/>
        </w:rPr>
        <w:t>which</w:t>
      </w:r>
      <w:proofErr w:type="spellEnd"/>
      <w:r>
        <w:rPr>
          <w:lang w:val="es-PE"/>
        </w:rPr>
        <w:t xml:space="preserve"> </w:t>
      </w:r>
      <w:proofErr w:type="spellStart"/>
      <w:r>
        <w:rPr>
          <w:lang w:val="es-PE"/>
        </w:rPr>
        <w:t>is</w:t>
      </w:r>
      <w:proofErr w:type="spellEnd"/>
      <w:r>
        <w:rPr>
          <w:lang w:val="es-PE"/>
        </w:rPr>
        <w:t xml:space="preserve"> </w:t>
      </w:r>
      <w:proofErr w:type="spellStart"/>
      <w:r>
        <w:rPr>
          <w:lang w:val="es-PE"/>
        </w:rPr>
        <w:t>reported</w:t>
      </w:r>
      <w:proofErr w:type="spellEnd"/>
      <w:r>
        <w:rPr>
          <w:lang w:val="es-PE"/>
        </w:rPr>
        <w:t xml:space="preserve"> </w:t>
      </w:r>
      <w:proofErr w:type="spellStart"/>
      <w:r>
        <w:rPr>
          <w:lang w:val="es-PE"/>
        </w:rPr>
        <w:t>from</w:t>
      </w:r>
      <w:proofErr w:type="spellEnd"/>
      <w:r>
        <w:rPr>
          <w:lang w:val="es-PE"/>
        </w:rPr>
        <w:t xml:space="preserve"> </w:t>
      </w:r>
      <w:proofErr w:type="spellStart"/>
      <w:r>
        <w:rPr>
          <w:lang w:val="es-PE"/>
        </w:rPr>
        <w:t>age</w:t>
      </w:r>
      <w:proofErr w:type="spellEnd"/>
      <w:r>
        <w:rPr>
          <w:lang w:val="es-PE"/>
        </w:rPr>
        <w:t xml:space="preserve"> 20? And do </w:t>
      </w:r>
      <w:proofErr w:type="spellStart"/>
      <w:r>
        <w:rPr>
          <w:lang w:val="es-PE"/>
        </w:rPr>
        <w:t>you</w:t>
      </w:r>
      <w:proofErr w:type="spellEnd"/>
      <w:r>
        <w:rPr>
          <w:lang w:val="es-PE"/>
        </w:rPr>
        <w:t xml:space="preserve"> </w:t>
      </w:r>
      <w:proofErr w:type="spellStart"/>
      <w:r>
        <w:rPr>
          <w:lang w:val="es-PE"/>
        </w:rPr>
        <w:t>want</w:t>
      </w:r>
      <w:proofErr w:type="spellEnd"/>
      <w:r>
        <w:rPr>
          <w:lang w:val="es-PE"/>
        </w:rPr>
        <w:t xml:space="preserve"> </w:t>
      </w:r>
      <w:proofErr w:type="spellStart"/>
      <w:r>
        <w:rPr>
          <w:lang w:val="es-PE"/>
        </w:rPr>
        <w:t>to</w:t>
      </w:r>
      <w:proofErr w:type="spellEnd"/>
      <w:r>
        <w:rPr>
          <w:lang w:val="es-PE"/>
        </w:rPr>
        <w:t xml:space="preserve"> </w:t>
      </w:r>
      <w:proofErr w:type="spellStart"/>
      <w:r>
        <w:rPr>
          <w:lang w:val="es-PE"/>
        </w:rPr>
        <w:t>keep</w:t>
      </w:r>
      <w:proofErr w:type="spellEnd"/>
      <w:r>
        <w:rPr>
          <w:lang w:val="es-PE"/>
        </w:rPr>
        <w:t xml:space="preserve"> 15-19 in </w:t>
      </w:r>
      <w:proofErr w:type="spellStart"/>
      <w:r>
        <w:rPr>
          <w:lang w:val="es-PE"/>
        </w:rPr>
        <w:t>the</w:t>
      </w:r>
      <w:proofErr w:type="spellEnd"/>
      <w:r>
        <w:rPr>
          <w:lang w:val="es-PE"/>
        </w:rPr>
        <w:t xml:space="preserve"> </w:t>
      </w:r>
      <w:proofErr w:type="spellStart"/>
      <w:r>
        <w:rPr>
          <w:lang w:val="es-PE"/>
        </w:rPr>
        <w:t>model</w:t>
      </w:r>
      <w:proofErr w:type="spellEnd"/>
      <w:r>
        <w:rPr>
          <w:lang w:val="es-PE"/>
        </w:rPr>
        <w:t xml:space="preserve"> input as </w:t>
      </w:r>
      <w:proofErr w:type="spellStart"/>
      <w:r>
        <w:rPr>
          <w:lang w:val="es-PE"/>
        </w:rPr>
        <w:t>the</w:t>
      </w:r>
      <w:proofErr w:type="spellEnd"/>
      <w:r>
        <w:rPr>
          <w:lang w:val="es-PE"/>
        </w:rPr>
        <w:t xml:space="preserve"> anchor, </w:t>
      </w:r>
      <w:proofErr w:type="spellStart"/>
      <w:r>
        <w:rPr>
          <w:lang w:val="es-PE"/>
        </w:rPr>
        <w:t>or</w:t>
      </w:r>
      <w:proofErr w:type="spellEnd"/>
      <w:r>
        <w:rPr>
          <w:lang w:val="es-PE"/>
        </w:rPr>
        <w:t xml:space="preserve"> </w:t>
      </w:r>
      <w:proofErr w:type="spellStart"/>
      <w:r>
        <w:rPr>
          <w:lang w:val="es-PE"/>
        </w:rPr>
        <w:t>drop</w:t>
      </w:r>
      <w:proofErr w:type="spellEnd"/>
      <w:r>
        <w:rPr>
          <w:lang w:val="es-PE"/>
        </w:rPr>
        <w:t xml:space="preserve"> </w:t>
      </w:r>
      <w:proofErr w:type="spellStart"/>
      <w:r>
        <w:rPr>
          <w:lang w:val="es-PE"/>
        </w:rPr>
        <w:t>it</w:t>
      </w:r>
      <w:proofErr w:type="spellEnd"/>
      <w:r>
        <w:rPr>
          <w:lang w:val="es-PE"/>
        </w:rPr>
        <w:t xml:space="preserve"> </w:t>
      </w:r>
      <w:proofErr w:type="spellStart"/>
      <w:r>
        <w:rPr>
          <w:lang w:val="es-PE"/>
        </w:rPr>
        <w:t>entirely</w:t>
      </w:r>
      <w:proofErr w:type="spellEnd"/>
      <w:r>
        <w:rPr>
          <w:lang w:val="es-PE"/>
        </w:rPr>
        <w:t>?</w:t>
      </w:r>
    </w:p>
    <w:p w14:paraId="050F0CBE" w14:textId="77777777" w:rsidR="00126CF9" w:rsidRDefault="00126CF9" w:rsidP="00126CF9">
      <w:pPr>
        <w:pStyle w:val="Kommentartext"/>
      </w:pPr>
      <w:r>
        <w:rPr>
          <w:lang w:val="es-PE"/>
        </w:rPr>
        <w:t xml:space="preserve">As </w:t>
      </w:r>
      <w:proofErr w:type="spellStart"/>
      <w:r>
        <w:rPr>
          <w:lang w:val="es-PE"/>
        </w:rPr>
        <w:t>yoou</w:t>
      </w:r>
      <w:proofErr w:type="spellEnd"/>
      <w:r>
        <w:rPr>
          <w:lang w:val="es-PE"/>
        </w:rPr>
        <w:t xml:space="preserve"> can </w:t>
      </w:r>
      <w:proofErr w:type="spellStart"/>
      <w:r>
        <w:rPr>
          <w:lang w:val="es-PE"/>
        </w:rPr>
        <w:t>see</w:t>
      </w:r>
      <w:proofErr w:type="spellEnd"/>
      <w:r>
        <w:rPr>
          <w:lang w:val="es-PE"/>
        </w:rPr>
        <w:t xml:space="preserve">, I </w:t>
      </w:r>
      <w:proofErr w:type="spellStart"/>
      <w:r>
        <w:rPr>
          <w:lang w:val="es-PE"/>
        </w:rPr>
        <w:t>was</w:t>
      </w:r>
      <w:proofErr w:type="spellEnd"/>
      <w:r>
        <w:rPr>
          <w:lang w:val="es-PE"/>
        </w:rPr>
        <w:t xml:space="preserve"> </w:t>
      </w:r>
      <w:proofErr w:type="spellStart"/>
      <w:r>
        <w:rPr>
          <w:lang w:val="es-PE"/>
        </w:rPr>
        <w:t>adding</w:t>
      </w:r>
      <w:proofErr w:type="spellEnd"/>
      <w:r>
        <w:rPr>
          <w:lang w:val="es-PE"/>
        </w:rPr>
        <w:t xml:space="preserve"> </w:t>
      </w:r>
      <w:proofErr w:type="spellStart"/>
      <w:r>
        <w:rPr>
          <w:lang w:val="es-PE"/>
        </w:rPr>
        <w:t>this</w:t>
      </w:r>
      <w:proofErr w:type="spellEnd"/>
      <w:r>
        <w:rPr>
          <w:lang w:val="es-PE"/>
        </w:rPr>
        <w:t xml:space="preserve"> </w:t>
      </w:r>
      <w:proofErr w:type="spellStart"/>
      <w:proofErr w:type="gramStart"/>
      <w:r>
        <w:rPr>
          <w:lang w:val="es-PE"/>
        </w:rPr>
        <w:t>sentence</w:t>
      </w:r>
      <w:proofErr w:type="spellEnd"/>
      <w:r>
        <w:rPr>
          <w:lang w:val="es-PE"/>
        </w:rPr>
        <w:t xml:space="preserve">  "</w:t>
      </w:r>
      <w:proofErr w:type="gramEnd"/>
      <w:r>
        <w:t>The 15 to 19 year band was retained only to stabilise the prevalence surface at the lower boundary of the age range, where incidence is close to zero; all incidence estimates are reported from age 20 onward</w:t>
      </w:r>
      <w:r>
        <w:rPr>
          <w:lang w:val="es-PE"/>
        </w:rPr>
        <w:t xml:space="preserve">" </w:t>
      </w:r>
      <w:proofErr w:type="spellStart"/>
      <w:r>
        <w:rPr>
          <w:lang w:val="es-PE"/>
        </w:rPr>
        <w:t>but</w:t>
      </w:r>
      <w:proofErr w:type="spellEnd"/>
      <w:r>
        <w:rPr>
          <w:lang w:val="es-PE"/>
        </w:rPr>
        <w:t xml:space="preserve"> </w:t>
      </w:r>
      <w:proofErr w:type="spellStart"/>
      <w:r>
        <w:rPr>
          <w:lang w:val="es-PE"/>
        </w:rPr>
        <w:t>I'll</w:t>
      </w:r>
      <w:proofErr w:type="spellEnd"/>
      <w:r>
        <w:rPr>
          <w:lang w:val="es-PE"/>
        </w:rPr>
        <w:t xml:space="preserve"> </w:t>
      </w:r>
      <w:proofErr w:type="spellStart"/>
      <w:r>
        <w:rPr>
          <w:lang w:val="es-PE"/>
        </w:rPr>
        <w:t>leave</w:t>
      </w:r>
      <w:proofErr w:type="spellEnd"/>
      <w:r>
        <w:rPr>
          <w:lang w:val="es-PE"/>
        </w:rPr>
        <w:t xml:space="preserve"> </w:t>
      </w:r>
      <w:proofErr w:type="spellStart"/>
      <w:r>
        <w:rPr>
          <w:lang w:val="es-PE"/>
        </w:rPr>
        <w:t>it</w:t>
      </w:r>
      <w:proofErr w:type="spellEnd"/>
      <w:r>
        <w:rPr>
          <w:lang w:val="es-PE"/>
        </w:rPr>
        <w:t xml:space="preserve"> </w:t>
      </w:r>
      <w:proofErr w:type="spellStart"/>
      <w:r>
        <w:rPr>
          <w:lang w:val="es-PE"/>
        </w:rPr>
        <w:t>to</w:t>
      </w:r>
      <w:proofErr w:type="spellEnd"/>
      <w:r>
        <w:rPr>
          <w:lang w:val="es-PE"/>
        </w:rPr>
        <w:t xml:space="preserve"> </w:t>
      </w:r>
      <w:proofErr w:type="spellStart"/>
      <w:r>
        <w:rPr>
          <w:lang w:val="es-PE"/>
        </w:rPr>
        <w:t>your</w:t>
      </w:r>
      <w:proofErr w:type="spellEnd"/>
      <w:r>
        <w:rPr>
          <w:lang w:val="es-PE"/>
        </w:rPr>
        <w:t xml:space="preserve"> </w:t>
      </w:r>
      <w:proofErr w:type="spellStart"/>
      <w:r>
        <w:rPr>
          <w:lang w:val="es-PE"/>
        </w:rPr>
        <w:t>call</w:t>
      </w:r>
      <w:proofErr w:type="spellEnd"/>
    </w:p>
  </w:comment>
  <w:comment w:id="15" w:author="Carlos TORO HUAMANCHUMO" w:date="2026-06-18T23:25:00Z" w:initials="CT">
    <w:p w14:paraId="09458070" w14:textId="77777777" w:rsidR="00C33FB9" w:rsidRDefault="00126CF9" w:rsidP="00C33FB9">
      <w:pPr>
        <w:pStyle w:val="Kommentartext"/>
      </w:pPr>
      <w:r>
        <w:rPr>
          <w:rStyle w:val="Kommentarzeichen"/>
        </w:rPr>
        <w:annotationRef/>
      </w:r>
      <w:proofErr w:type="gramStart"/>
      <w:r w:rsidR="00C33FB9">
        <w:rPr>
          <w:lang w:val="es-PE"/>
        </w:rPr>
        <w:t xml:space="preserve">I </w:t>
      </w:r>
      <w:proofErr w:type="spellStart"/>
      <w:r w:rsidR="00C33FB9">
        <w:rPr>
          <w:lang w:val="es-PE"/>
        </w:rPr>
        <w:t>think</w:t>
      </w:r>
      <w:proofErr w:type="spellEnd"/>
      <w:r w:rsidR="00C33FB9">
        <w:rPr>
          <w:lang w:val="es-PE"/>
        </w:rPr>
        <w:t xml:space="preserve"> </w:t>
      </w:r>
      <w:proofErr w:type="spellStart"/>
      <w:r w:rsidR="00C33FB9">
        <w:rPr>
          <w:lang w:val="es-PE"/>
        </w:rPr>
        <w:t>something</w:t>
      </w:r>
      <w:proofErr w:type="spellEnd"/>
      <w:r w:rsidR="00C33FB9">
        <w:rPr>
          <w:lang w:val="es-PE"/>
        </w:rPr>
        <w:t xml:space="preserve"> </w:t>
      </w:r>
      <w:proofErr w:type="spellStart"/>
      <w:r w:rsidR="00C33FB9">
        <w:rPr>
          <w:lang w:val="es-PE"/>
        </w:rPr>
        <w:t>like</w:t>
      </w:r>
      <w:proofErr w:type="spellEnd"/>
      <w:r w:rsidR="00C33FB9">
        <w:rPr>
          <w:lang w:val="es-PE"/>
        </w:rPr>
        <w:t xml:space="preserve"> </w:t>
      </w:r>
      <w:proofErr w:type="spellStart"/>
      <w:r w:rsidR="00C33FB9">
        <w:rPr>
          <w:lang w:val="es-PE"/>
        </w:rPr>
        <w:t>this</w:t>
      </w:r>
      <w:proofErr w:type="spellEnd"/>
      <w:r w:rsidR="00C33FB9">
        <w:rPr>
          <w:lang w:val="es-PE"/>
        </w:rPr>
        <w:t xml:space="preserve"> </w:t>
      </w:r>
      <w:proofErr w:type="spellStart"/>
      <w:r w:rsidR="00C33FB9">
        <w:rPr>
          <w:lang w:val="es-PE"/>
        </w:rPr>
        <w:t>lines</w:t>
      </w:r>
      <w:proofErr w:type="spellEnd"/>
      <w:r w:rsidR="00C33FB9">
        <w:rPr>
          <w:lang w:val="es-PE"/>
        </w:rPr>
        <w:t xml:space="preserve"> </w:t>
      </w:r>
      <w:proofErr w:type="spellStart"/>
      <w:r w:rsidR="00C33FB9">
        <w:rPr>
          <w:lang w:val="es-PE"/>
        </w:rPr>
        <w:t>is</w:t>
      </w:r>
      <w:proofErr w:type="spellEnd"/>
      <w:r w:rsidR="00C33FB9">
        <w:rPr>
          <w:lang w:val="es-PE"/>
        </w:rPr>
        <w:t xml:space="preserve"> </w:t>
      </w:r>
      <w:proofErr w:type="spellStart"/>
      <w:r w:rsidR="00C33FB9">
        <w:rPr>
          <w:lang w:val="es-PE"/>
        </w:rPr>
        <w:t>needed</w:t>
      </w:r>
      <w:proofErr w:type="spellEnd"/>
      <w:r w:rsidR="00C33FB9">
        <w:rPr>
          <w:lang w:val="es-PE"/>
        </w:rPr>
        <w:t>?</w:t>
      </w:r>
      <w:proofErr w:type="gramEnd"/>
      <w:r w:rsidR="00C33FB9">
        <w:rPr>
          <w:lang w:val="es-PE"/>
        </w:rPr>
        <w:t xml:space="preserve">… I </w:t>
      </w:r>
      <w:proofErr w:type="spellStart"/>
      <w:r w:rsidR="00C33FB9">
        <w:rPr>
          <w:lang w:val="es-PE"/>
        </w:rPr>
        <w:t>wrote</w:t>
      </w:r>
      <w:proofErr w:type="spellEnd"/>
      <w:r w:rsidR="00C33FB9">
        <w:rPr>
          <w:lang w:val="es-PE"/>
        </w:rPr>
        <w:t xml:space="preserve"> </w:t>
      </w:r>
      <w:proofErr w:type="spellStart"/>
      <w:r w:rsidR="00C33FB9">
        <w:rPr>
          <w:lang w:val="es-PE"/>
        </w:rPr>
        <w:t>this</w:t>
      </w:r>
      <w:proofErr w:type="spellEnd"/>
      <w:r w:rsidR="00C33FB9">
        <w:rPr>
          <w:lang w:val="es-PE"/>
        </w:rPr>
        <w:t xml:space="preserve"> </w:t>
      </w:r>
      <w:proofErr w:type="spellStart"/>
      <w:r w:rsidR="00C33FB9">
        <w:rPr>
          <w:lang w:val="es-PE"/>
        </w:rPr>
        <w:t>based</w:t>
      </w:r>
      <w:proofErr w:type="spellEnd"/>
      <w:r w:rsidR="00C33FB9">
        <w:rPr>
          <w:lang w:val="es-PE"/>
        </w:rPr>
        <w:t xml:space="preserve"> </w:t>
      </w:r>
      <w:proofErr w:type="spellStart"/>
      <w:r w:rsidR="00C33FB9">
        <w:rPr>
          <w:lang w:val="es-PE"/>
        </w:rPr>
        <w:t>on</w:t>
      </w:r>
      <w:proofErr w:type="spellEnd"/>
      <w:r w:rsidR="00C33FB9">
        <w:rPr>
          <w:lang w:val="es-PE"/>
        </w:rPr>
        <w:t xml:space="preserve"> </w:t>
      </w:r>
      <w:proofErr w:type="spellStart"/>
      <w:r w:rsidR="00C33FB9">
        <w:rPr>
          <w:lang w:val="es-PE"/>
        </w:rPr>
        <w:t>the</w:t>
      </w:r>
      <w:proofErr w:type="spellEnd"/>
      <w:r w:rsidR="00C33FB9">
        <w:rPr>
          <w:lang w:val="es-PE"/>
        </w:rPr>
        <w:t xml:space="preserve"> script:</w:t>
      </w:r>
      <w:r w:rsidR="00C33FB9">
        <w:rPr>
          <w:lang w:val="es-PE"/>
        </w:rPr>
        <w:br/>
        <w:t xml:space="preserve">### </w:t>
      </w:r>
      <w:proofErr w:type="spellStart"/>
      <w:r w:rsidR="00C33FB9">
        <w:rPr>
          <w:lang w:val="es-PE"/>
        </w:rPr>
        <w:t>function</w:t>
      </w:r>
      <w:proofErr w:type="spellEnd"/>
      <w:r w:rsidR="00C33FB9">
        <w:rPr>
          <w:lang w:val="es-PE"/>
        </w:rPr>
        <w:t xml:space="preserve"> </w:t>
      </w:r>
      <w:proofErr w:type="spellStart"/>
      <w:r w:rsidR="00C33FB9">
        <w:rPr>
          <w:lang w:val="es-PE"/>
        </w:rPr>
        <w:t>returns</w:t>
      </w:r>
      <w:proofErr w:type="spellEnd"/>
      <w:r w:rsidR="00C33FB9">
        <w:rPr>
          <w:lang w:val="es-PE"/>
        </w:rPr>
        <w:t xml:space="preserve"> time, </w:t>
      </w:r>
      <w:proofErr w:type="spellStart"/>
      <w:r w:rsidR="00C33FB9">
        <w:rPr>
          <w:lang w:val="es-PE"/>
        </w:rPr>
        <w:t>age</w:t>
      </w:r>
      <w:proofErr w:type="spellEnd"/>
      <w:r w:rsidR="00C33FB9">
        <w:rPr>
          <w:lang w:val="es-PE"/>
        </w:rPr>
        <w:t xml:space="preserve"> and sex-</w:t>
      </w:r>
      <w:proofErr w:type="spellStart"/>
      <w:r w:rsidR="00C33FB9">
        <w:rPr>
          <w:lang w:val="es-PE"/>
        </w:rPr>
        <w:t>specific</w:t>
      </w:r>
      <w:proofErr w:type="spellEnd"/>
      <w:r w:rsidR="00C33FB9">
        <w:rPr>
          <w:lang w:val="es-PE"/>
        </w:rPr>
        <w:t xml:space="preserve"> </w:t>
      </w:r>
      <w:proofErr w:type="spellStart"/>
      <w:r w:rsidR="00C33FB9">
        <w:rPr>
          <w:lang w:val="es-PE"/>
        </w:rPr>
        <w:t>prevalence</w:t>
      </w:r>
      <w:proofErr w:type="spellEnd"/>
    </w:p>
    <w:p w14:paraId="4A5CF1AC" w14:textId="77777777" w:rsidR="00C33FB9" w:rsidRDefault="00C33FB9" w:rsidP="00C33FB9">
      <w:pPr>
        <w:pStyle w:val="Kommentartext"/>
      </w:pPr>
      <w:proofErr w:type="spellStart"/>
      <w:r>
        <w:rPr>
          <w:lang w:val="es-PE"/>
        </w:rPr>
        <w:t>pmod</w:t>
      </w:r>
      <w:proofErr w:type="spellEnd"/>
      <w:r>
        <w:rPr>
          <w:lang w:val="es-PE"/>
        </w:rPr>
        <w:t xml:space="preserve"> &lt;- </w:t>
      </w:r>
      <w:proofErr w:type="gramStart"/>
      <w:r>
        <w:rPr>
          <w:lang w:val="es-PE"/>
        </w:rPr>
        <w:t>lm(</w:t>
      </w:r>
      <w:proofErr w:type="spellStart"/>
      <w:proofErr w:type="gramEnd"/>
      <w:r>
        <w:rPr>
          <w:lang w:val="es-PE"/>
        </w:rPr>
        <w:t>prev_logit</w:t>
      </w:r>
      <w:proofErr w:type="spellEnd"/>
      <w:r>
        <w:rPr>
          <w:lang w:val="es-PE"/>
        </w:rPr>
        <w:t xml:space="preserve"> ~ </w:t>
      </w:r>
      <w:proofErr w:type="spellStart"/>
      <w:r>
        <w:rPr>
          <w:lang w:val="es-PE"/>
        </w:rPr>
        <w:t>poly</w:t>
      </w:r>
      <w:proofErr w:type="spellEnd"/>
      <w:r>
        <w:rPr>
          <w:lang w:val="es-PE"/>
        </w:rPr>
        <w:t>(</w:t>
      </w:r>
      <w:proofErr w:type="spellStart"/>
      <w:r>
        <w:rPr>
          <w:lang w:val="es-PE"/>
        </w:rPr>
        <w:t>age</w:t>
      </w:r>
      <w:proofErr w:type="spellEnd"/>
      <w:r>
        <w:rPr>
          <w:lang w:val="es-PE"/>
        </w:rPr>
        <w:t xml:space="preserve">, 3) + SEX + </w:t>
      </w:r>
      <w:proofErr w:type="spellStart"/>
      <w:r>
        <w:rPr>
          <w:lang w:val="es-PE"/>
        </w:rPr>
        <w:t>year</w:t>
      </w:r>
      <w:proofErr w:type="spellEnd"/>
      <w:r>
        <w:rPr>
          <w:lang w:val="es-PE"/>
        </w:rPr>
        <w:t xml:space="preserve">, data = </w:t>
      </w:r>
      <w:proofErr w:type="spellStart"/>
      <w:r>
        <w:rPr>
          <w:lang w:val="es-PE"/>
        </w:rPr>
        <w:t>dt.endes_all</w:t>
      </w:r>
      <w:proofErr w:type="spellEnd"/>
      <w:r>
        <w:rPr>
          <w:lang w:val="es-PE"/>
        </w:rPr>
        <w:t>)</w:t>
      </w:r>
    </w:p>
    <w:p w14:paraId="6AB03B08" w14:textId="77777777" w:rsidR="00C33FB9" w:rsidRDefault="00C33FB9" w:rsidP="00C33FB9">
      <w:pPr>
        <w:pStyle w:val="Kommentartext"/>
      </w:pPr>
    </w:p>
    <w:p w14:paraId="5213E4AF" w14:textId="77777777" w:rsidR="00C33FB9" w:rsidRDefault="00C33FB9" w:rsidP="00C33FB9">
      <w:pPr>
        <w:pStyle w:val="Kommentartext"/>
      </w:pPr>
      <w:proofErr w:type="spellStart"/>
      <w:r>
        <w:rPr>
          <w:lang w:val="es-PE"/>
        </w:rPr>
        <w:t>Thaddaus</w:t>
      </w:r>
      <w:proofErr w:type="spellEnd"/>
      <w:r>
        <w:rPr>
          <w:lang w:val="es-PE"/>
        </w:rPr>
        <w:t xml:space="preserve">/Omar, </w:t>
      </w:r>
      <w:proofErr w:type="spellStart"/>
      <w:r>
        <w:rPr>
          <w:lang w:val="es-PE"/>
        </w:rPr>
        <w:t>could</w:t>
      </w:r>
      <w:proofErr w:type="spellEnd"/>
      <w:r>
        <w:rPr>
          <w:lang w:val="es-PE"/>
        </w:rPr>
        <w:t xml:space="preserve"> </w:t>
      </w:r>
      <w:proofErr w:type="spellStart"/>
      <w:r>
        <w:rPr>
          <w:lang w:val="es-PE"/>
        </w:rPr>
        <w:t>you</w:t>
      </w:r>
      <w:proofErr w:type="spellEnd"/>
      <w:r>
        <w:rPr>
          <w:lang w:val="es-PE"/>
        </w:rPr>
        <w:t xml:space="preserve"> </w:t>
      </w:r>
      <w:proofErr w:type="spellStart"/>
      <w:r>
        <w:rPr>
          <w:lang w:val="es-PE"/>
        </w:rPr>
        <w:t>please</w:t>
      </w:r>
      <w:proofErr w:type="spellEnd"/>
      <w:r>
        <w:rPr>
          <w:lang w:val="es-PE"/>
        </w:rPr>
        <w:t xml:space="preserve"> </w:t>
      </w:r>
      <w:proofErr w:type="spellStart"/>
      <w:r>
        <w:rPr>
          <w:lang w:val="es-PE"/>
        </w:rPr>
        <w:t>confirm</w:t>
      </w:r>
      <w:proofErr w:type="spellEnd"/>
      <w:r>
        <w:rPr>
          <w:lang w:val="es-PE"/>
        </w:rPr>
        <w:t xml:space="preserve"> </w:t>
      </w:r>
      <w:proofErr w:type="spellStart"/>
      <w:r>
        <w:rPr>
          <w:lang w:val="es-PE"/>
        </w:rPr>
        <w:t>that</w:t>
      </w:r>
      <w:proofErr w:type="spellEnd"/>
      <w:r>
        <w:rPr>
          <w:lang w:val="es-PE"/>
        </w:rPr>
        <w:t xml:space="preserve"> </w:t>
      </w:r>
      <w:proofErr w:type="spellStart"/>
      <w:r>
        <w:rPr>
          <w:lang w:val="es-PE"/>
        </w:rPr>
        <w:t>is</w:t>
      </w:r>
      <w:proofErr w:type="spellEnd"/>
      <w:r>
        <w:rPr>
          <w:lang w:val="es-PE"/>
        </w:rPr>
        <w:t xml:space="preserve"> </w:t>
      </w:r>
      <w:proofErr w:type="spellStart"/>
      <w:r>
        <w:rPr>
          <w:lang w:val="es-PE"/>
        </w:rPr>
        <w:t>correct</w:t>
      </w:r>
      <w:proofErr w:type="spellEnd"/>
      <w:r>
        <w:rPr>
          <w:lang w:val="es-PE"/>
        </w:rPr>
        <w:t xml:space="preserve">? </w:t>
      </w:r>
    </w:p>
  </w:comment>
  <w:comment w:id="16" w:author="Tönnies, Thaddaeus" w:date="2026-06-24T09:29:00Z" w:initials="TT">
    <w:p w14:paraId="3F162904" w14:textId="5915B436" w:rsidR="00FE7872" w:rsidRDefault="00FE7872">
      <w:pPr>
        <w:pStyle w:val="Kommentartext"/>
      </w:pPr>
      <w:r>
        <w:rPr>
          <w:rStyle w:val="Kommentarzeichen"/>
        </w:rPr>
        <w:annotationRef/>
      </w:r>
      <w:r>
        <w:t xml:space="preserve">Yes, sounds accurate. I think the last part “following the general …” could be deleted. If not, the paper should be cited here. </w:t>
      </w:r>
    </w:p>
  </w:comment>
  <w:comment w:id="17" w:author="Carlos TORO HUAMANCHUMO" w:date="2026-06-18T23:26:00Z" w:initials="CT">
    <w:p w14:paraId="49C6EFCF" w14:textId="6FE11C08" w:rsidR="00C33FB9" w:rsidRDefault="00C33FB9" w:rsidP="00C33FB9">
      <w:pPr>
        <w:pStyle w:val="Kommentartext"/>
      </w:pPr>
      <w:r>
        <w:rPr>
          <w:rStyle w:val="Kommentarzeichen"/>
        </w:rPr>
        <w:annotationRef/>
      </w:r>
      <w:proofErr w:type="spellStart"/>
      <w:r>
        <w:rPr>
          <w:lang w:val="es-PE"/>
        </w:rPr>
        <w:t>Not</w:t>
      </w:r>
      <w:proofErr w:type="spellEnd"/>
      <w:r>
        <w:rPr>
          <w:lang w:val="es-PE"/>
        </w:rPr>
        <w:t xml:space="preserve"> </w:t>
      </w:r>
      <w:proofErr w:type="spellStart"/>
      <w:r>
        <w:rPr>
          <w:lang w:val="es-PE"/>
        </w:rPr>
        <w:t>sure</w:t>
      </w:r>
      <w:proofErr w:type="spellEnd"/>
      <w:r>
        <w:rPr>
          <w:lang w:val="es-PE"/>
        </w:rPr>
        <w:t xml:space="preserve"> </w:t>
      </w:r>
      <w:proofErr w:type="spellStart"/>
      <w:r>
        <w:rPr>
          <w:lang w:val="es-PE"/>
        </w:rPr>
        <w:t>if</w:t>
      </w:r>
      <w:proofErr w:type="spellEnd"/>
      <w:r>
        <w:rPr>
          <w:lang w:val="es-PE"/>
        </w:rPr>
        <w:t xml:space="preserve"> </w:t>
      </w:r>
      <w:proofErr w:type="spellStart"/>
      <w:r>
        <w:rPr>
          <w:lang w:val="es-PE"/>
        </w:rPr>
        <w:t>this</w:t>
      </w:r>
      <w:proofErr w:type="spellEnd"/>
      <w:r>
        <w:rPr>
          <w:lang w:val="es-PE"/>
        </w:rPr>
        <w:t xml:space="preserve"> </w:t>
      </w:r>
      <w:proofErr w:type="spellStart"/>
      <w:r>
        <w:rPr>
          <w:lang w:val="es-PE"/>
        </w:rPr>
        <w:t>is</w:t>
      </w:r>
      <w:proofErr w:type="spellEnd"/>
      <w:r>
        <w:rPr>
          <w:lang w:val="es-PE"/>
        </w:rPr>
        <w:t xml:space="preserve"> </w:t>
      </w:r>
      <w:proofErr w:type="spellStart"/>
      <w:r>
        <w:rPr>
          <w:lang w:val="es-PE"/>
        </w:rPr>
        <w:t>needed</w:t>
      </w:r>
      <w:proofErr w:type="spellEnd"/>
      <w:r>
        <w:rPr>
          <w:lang w:val="es-PE"/>
        </w:rPr>
        <w:t xml:space="preserve"> (</w:t>
      </w:r>
      <w:proofErr w:type="spellStart"/>
      <w:r>
        <w:rPr>
          <w:lang w:val="es-PE"/>
        </w:rPr>
        <w:t>if</w:t>
      </w:r>
      <w:proofErr w:type="spellEnd"/>
      <w:r>
        <w:rPr>
          <w:lang w:val="es-PE"/>
        </w:rPr>
        <w:t xml:space="preserve"> so, </w:t>
      </w:r>
      <w:proofErr w:type="spellStart"/>
      <w:r>
        <w:rPr>
          <w:lang w:val="es-PE"/>
        </w:rPr>
        <w:t>we</w:t>
      </w:r>
      <w:proofErr w:type="spellEnd"/>
      <w:r>
        <w:rPr>
          <w:lang w:val="es-PE"/>
        </w:rPr>
        <w:t xml:space="preserve"> can cite </w:t>
      </w:r>
      <w:proofErr w:type="spellStart"/>
      <w:r>
        <w:rPr>
          <w:lang w:val="es-PE"/>
        </w:rPr>
        <w:t>again</w:t>
      </w:r>
      <w:proofErr w:type="spellEnd"/>
      <w:r>
        <w:rPr>
          <w:lang w:val="es-PE"/>
        </w:rPr>
        <w:t xml:space="preserve">: </w:t>
      </w:r>
      <w:hyperlink r:id="rId11" w:history="1">
        <w:r w:rsidRPr="0042384C">
          <w:rPr>
            <w:rStyle w:val="Hyperlink"/>
            <w:lang w:val="es-PE"/>
          </w:rPr>
          <w:t>https://pubmed.ncbi.nlm.nih.gov/39010051/</w:t>
        </w:r>
      </w:hyperlink>
      <w:r>
        <w:rPr>
          <w:lang w:val="es-PE"/>
        </w:rPr>
        <w:t>)</w:t>
      </w:r>
    </w:p>
    <w:p w14:paraId="5713F1C9" w14:textId="77777777" w:rsidR="00C33FB9" w:rsidRDefault="00C33FB9" w:rsidP="00C33FB9">
      <w:pPr>
        <w:pStyle w:val="Kommentartext"/>
      </w:pPr>
      <w:proofErr w:type="spellStart"/>
      <w:r>
        <w:rPr>
          <w:lang w:val="es-PE"/>
        </w:rPr>
        <w:t>Or</w:t>
      </w:r>
      <w:proofErr w:type="spellEnd"/>
      <w:r>
        <w:rPr>
          <w:lang w:val="es-PE"/>
        </w:rPr>
        <w:t xml:space="preserve"> </w:t>
      </w:r>
      <w:proofErr w:type="spellStart"/>
      <w:r>
        <w:rPr>
          <w:lang w:val="es-PE"/>
        </w:rPr>
        <w:t>if</w:t>
      </w:r>
      <w:proofErr w:type="spellEnd"/>
      <w:r>
        <w:rPr>
          <w:lang w:val="es-PE"/>
        </w:rPr>
        <w:t xml:space="preserve"> </w:t>
      </w:r>
      <w:proofErr w:type="spellStart"/>
      <w:r>
        <w:rPr>
          <w:lang w:val="es-PE"/>
        </w:rPr>
        <w:t>it’s</w:t>
      </w:r>
      <w:proofErr w:type="spellEnd"/>
      <w:r>
        <w:rPr>
          <w:lang w:val="es-PE"/>
        </w:rPr>
        <w:t xml:space="preserve"> </w:t>
      </w:r>
      <w:proofErr w:type="spellStart"/>
      <w:r>
        <w:rPr>
          <w:lang w:val="es-PE"/>
        </w:rPr>
        <w:t>correct</w:t>
      </w:r>
      <w:proofErr w:type="spellEnd"/>
      <w:r>
        <w:rPr>
          <w:lang w:val="es-PE"/>
        </w:rPr>
        <w:t xml:space="preserve"> as </w:t>
      </w:r>
      <w:proofErr w:type="spellStart"/>
      <w:r>
        <w:rPr>
          <w:lang w:val="es-PE"/>
        </w:rPr>
        <w:t>it</w:t>
      </w:r>
      <w:proofErr w:type="spellEnd"/>
      <w:r>
        <w:rPr>
          <w:lang w:val="es-PE"/>
        </w:rPr>
        <w:t xml:space="preserve"> </w:t>
      </w:r>
      <w:proofErr w:type="spellStart"/>
      <w:r>
        <w:rPr>
          <w:lang w:val="es-PE"/>
        </w:rPr>
        <w:t>is</w:t>
      </w:r>
      <w:proofErr w:type="spellEnd"/>
      <w:r>
        <w:rPr>
          <w:lang w:val="es-PE"/>
        </w:rPr>
        <w:t xml:space="preserve">, </w:t>
      </w:r>
      <w:proofErr w:type="spellStart"/>
      <w:r>
        <w:rPr>
          <w:lang w:val="es-PE"/>
        </w:rPr>
        <w:t>because</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mexican</w:t>
      </w:r>
      <w:proofErr w:type="spellEnd"/>
      <w:r>
        <w:rPr>
          <w:lang w:val="es-PE"/>
        </w:rPr>
        <w:t xml:space="preserve"> </w:t>
      </w:r>
      <w:proofErr w:type="spellStart"/>
      <w:r>
        <w:rPr>
          <w:lang w:val="es-PE"/>
        </w:rPr>
        <w:t>paper</w:t>
      </w:r>
      <w:proofErr w:type="spellEnd"/>
      <w:r>
        <w:rPr>
          <w:lang w:val="es-PE"/>
        </w:rPr>
        <w:t xml:space="preserve"> </w:t>
      </w:r>
      <w:proofErr w:type="spellStart"/>
      <w:r>
        <w:rPr>
          <w:lang w:val="es-PE"/>
        </w:rPr>
        <w:t>says</w:t>
      </w:r>
      <w:proofErr w:type="spellEnd"/>
      <w:r>
        <w:rPr>
          <w:lang w:val="es-PE"/>
        </w:rPr>
        <w:t xml:space="preserve"> </w:t>
      </w:r>
      <w:proofErr w:type="spellStart"/>
      <w:r>
        <w:rPr>
          <w:lang w:val="es-PE"/>
        </w:rPr>
        <w:t>that</w:t>
      </w:r>
      <w:proofErr w:type="spellEnd"/>
      <w:r>
        <w:rPr>
          <w:lang w:val="es-PE"/>
        </w:rPr>
        <w:t xml:space="preserve"> </w:t>
      </w:r>
      <w:proofErr w:type="spellStart"/>
      <w:r>
        <w:rPr>
          <w:lang w:val="es-PE"/>
        </w:rPr>
        <w:t>also</w:t>
      </w:r>
      <w:proofErr w:type="spellEnd"/>
      <w:r>
        <w:rPr>
          <w:lang w:val="es-PE"/>
        </w:rPr>
        <w:t xml:space="preserve"> </w:t>
      </w:r>
      <w:proofErr w:type="spellStart"/>
      <w:r>
        <w:rPr>
          <w:lang w:val="es-PE"/>
        </w:rPr>
        <w:t>included</w:t>
      </w:r>
      <w:proofErr w:type="spellEnd"/>
      <w:r>
        <w:rPr>
          <w:lang w:val="es-PE"/>
        </w:rPr>
        <w:t xml:space="preserve"> and </w:t>
      </w:r>
      <w:proofErr w:type="spellStart"/>
      <w:r>
        <w:rPr>
          <w:color w:val="1B1B1B"/>
          <w:highlight w:val="white"/>
          <w:lang w:val="es-PE"/>
        </w:rPr>
        <w:t>interaction</w:t>
      </w:r>
      <w:proofErr w:type="spellEnd"/>
      <w:r>
        <w:rPr>
          <w:color w:val="1B1B1B"/>
          <w:highlight w:val="white"/>
          <w:lang w:val="es-PE"/>
        </w:rPr>
        <w:t xml:space="preserve"> </w:t>
      </w:r>
      <w:proofErr w:type="spellStart"/>
      <w:r>
        <w:rPr>
          <w:color w:val="1B1B1B"/>
          <w:highlight w:val="white"/>
          <w:lang w:val="es-PE"/>
        </w:rPr>
        <w:t>between</w:t>
      </w:r>
      <w:proofErr w:type="spellEnd"/>
      <w:r>
        <w:rPr>
          <w:color w:val="1B1B1B"/>
          <w:highlight w:val="white"/>
          <w:lang w:val="es-PE"/>
        </w:rPr>
        <w:t xml:space="preserve"> </w:t>
      </w:r>
      <w:proofErr w:type="spellStart"/>
      <w:r>
        <w:rPr>
          <w:color w:val="1B1B1B"/>
          <w:highlight w:val="white"/>
          <w:lang w:val="es-PE"/>
        </w:rPr>
        <w:t>age</w:t>
      </w:r>
      <w:proofErr w:type="spellEnd"/>
      <w:r>
        <w:rPr>
          <w:color w:val="1B1B1B"/>
          <w:highlight w:val="white"/>
          <w:lang w:val="es-PE"/>
        </w:rPr>
        <w:t xml:space="preserve">, </w:t>
      </w:r>
      <w:proofErr w:type="spellStart"/>
      <w:r>
        <w:rPr>
          <w:color w:val="1B1B1B"/>
          <w:highlight w:val="white"/>
          <w:lang w:val="es-PE"/>
        </w:rPr>
        <w:t>survey</w:t>
      </w:r>
      <w:proofErr w:type="spellEnd"/>
      <w:r>
        <w:rPr>
          <w:color w:val="1B1B1B"/>
          <w:highlight w:val="white"/>
          <w:lang w:val="es-PE"/>
        </w:rPr>
        <w:t xml:space="preserve"> </w:t>
      </w:r>
      <w:proofErr w:type="spellStart"/>
      <w:r>
        <w:rPr>
          <w:color w:val="1B1B1B"/>
          <w:highlight w:val="white"/>
          <w:lang w:val="es-PE"/>
        </w:rPr>
        <w:t>year</w:t>
      </w:r>
      <w:proofErr w:type="spellEnd"/>
      <w:r>
        <w:rPr>
          <w:color w:val="1B1B1B"/>
          <w:highlight w:val="white"/>
          <w:lang w:val="es-PE"/>
        </w:rPr>
        <w:t xml:space="preserve"> and sex.</w:t>
      </w:r>
      <w:r>
        <w:rPr>
          <w:lang w:val="es-PE"/>
        </w:rPr>
        <w:t xml:space="preserve"> </w:t>
      </w:r>
    </w:p>
  </w:comment>
  <w:comment w:id="18" w:author="Carlos TORO HUAMANCHUMO" w:date="2026-06-18T23:40:00Z" w:initials="CT">
    <w:p w14:paraId="4F33728F" w14:textId="77777777" w:rsidR="00951E68" w:rsidRDefault="00951E68" w:rsidP="00951E68">
      <w:pPr>
        <w:pStyle w:val="Kommentartext"/>
      </w:pPr>
      <w:r>
        <w:rPr>
          <w:rStyle w:val="Kommentarzeichen"/>
        </w:rPr>
        <w:annotationRef/>
      </w:r>
      <w:r>
        <w:t xml:space="preserve">This section can be replaced with the content already included in the QMD under “Estimating the incidence rate of diabetes”, I didn’t write it here again as it also contains the full derivation/equation... The only element I would exclude in this </w:t>
      </w:r>
      <w:proofErr w:type="spellStart"/>
      <w:r>
        <w:t>subhedaing</w:t>
      </w:r>
      <w:proofErr w:type="spellEnd"/>
      <w:r>
        <w:t xml:space="preserve"> is the statement “All statistical analysis … was performed in R”</w:t>
      </w:r>
    </w:p>
    <w:p w14:paraId="03BEC041" w14:textId="77777777" w:rsidR="00951E68" w:rsidRDefault="00951E68" w:rsidP="00951E68">
      <w:pPr>
        <w:pStyle w:val="Kommentartext"/>
      </w:pPr>
    </w:p>
    <w:p w14:paraId="47E22B18" w14:textId="77777777" w:rsidR="00951E68" w:rsidRDefault="00951E68" w:rsidP="00951E68">
      <w:pPr>
        <w:pStyle w:val="Kommentartext"/>
      </w:pPr>
      <w:r>
        <w:t xml:space="preserve">Also, I have not used the abbreviation “DM” before, so it could also be replaced with “diabetes”, or vice </w:t>
      </w:r>
      <w:proofErr w:type="gramStart"/>
      <w:r>
        <w:t>versa.,,</w:t>
      </w:r>
      <w:proofErr w:type="gramEnd"/>
    </w:p>
    <w:p w14:paraId="4A9C1B60" w14:textId="77777777" w:rsidR="00951E68" w:rsidRDefault="00951E68" w:rsidP="00951E68">
      <w:pPr>
        <w:pStyle w:val="Kommentartext"/>
      </w:pPr>
    </w:p>
    <w:p w14:paraId="61D2FBAD" w14:textId="77777777" w:rsidR="00951E68" w:rsidRDefault="00951E68" w:rsidP="00951E68">
      <w:pPr>
        <w:pStyle w:val="Kommentartext"/>
      </w:pPr>
    </w:p>
    <w:p w14:paraId="760E18D3" w14:textId="77777777" w:rsidR="00951E68" w:rsidRDefault="00951E68" w:rsidP="00951E68">
      <w:pPr>
        <w:pStyle w:val="Kommentartext"/>
      </w:pPr>
    </w:p>
    <w:p w14:paraId="15DB55F5" w14:textId="77777777" w:rsidR="00951E68" w:rsidRDefault="00951E68" w:rsidP="00951E68">
      <w:pPr>
        <w:pStyle w:val="Kommentartext"/>
      </w:pPr>
    </w:p>
    <w:p w14:paraId="1A7D62DC" w14:textId="77777777" w:rsidR="00951E68" w:rsidRDefault="00951E68" w:rsidP="00951E68">
      <w:pPr>
        <w:pStyle w:val="Kommentartext"/>
      </w:pPr>
    </w:p>
    <w:p w14:paraId="57465701" w14:textId="77777777" w:rsidR="00951E68" w:rsidRDefault="00951E68" w:rsidP="00951E68">
      <w:pPr>
        <w:pStyle w:val="Kommentartext"/>
      </w:pPr>
    </w:p>
    <w:p w14:paraId="3E10E859" w14:textId="77777777" w:rsidR="00951E68" w:rsidRDefault="00951E68" w:rsidP="00951E68">
      <w:pPr>
        <w:pStyle w:val="Kommentartext"/>
      </w:pPr>
    </w:p>
  </w:comment>
  <w:comment w:id="19" w:author="Carlos TORO HUAMANCHUMO" w:date="2026-06-18T23:45:00Z" w:initials="CT">
    <w:p w14:paraId="71E26184" w14:textId="77777777" w:rsidR="005C2145" w:rsidRDefault="00951E68" w:rsidP="005C2145">
      <w:pPr>
        <w:pStyle w:val="Kommentartext"/>
      </w:pPr>
      <w:r>
        <w:rPr>
          <w:rStyle w:val="Kommentarzeichen"/>
        </w:rPr>
        <w:annotationRef/>
      </w:r>
      <w:r w:rsidR="005C2145">
        <w:rPr>
          <w:lang w:val="es-PE"/>
        </w:rPr>
        <w:t xml:space="preserve">I </w:t>
      </w:r>
      <w:proofErr w:type="spellStart"/>
      <w:r w:rsidR="005C2145">
        <w:rPr>
          <w:lang w:val="es-PE"/>
        </w:rPr>
        <w:t>think</w:t>
      </w:r>
      <w:proofErr w:type="spellEnd"/>
      <w:r w:rsidR="005C2145">
        <w:rPr>
          <w:lang w:val="es-PE"/>
        </w:rPr>
        <w:t xml:space="preserve"> </w:t>
      </w:r>
      <w:proofErr w:type="spellStart"/>
      <w:r w:rsidR="005C2145">
        <w:rPr>
          <w:lang w:val="es-PE"/>
        </w:rPr>
        <w:t>that</w:t>
      </w:r>
      <w:proofErr w:type="spellEnd"/>
      <w:r w:rsidR="005C2145">
        <w:rPr>
          <w:lang w:val="es-PE"/>
        </w:rPr>
        <w:t xml:space="preserve"> a </w:t>
      </w:r>
      <w:proofErr w:type="spellStart"/>
      <w:r w:rsidR="005C2145">
        <w:rPr>
          <w:lang w:val="es-PE"/>
        </w:rPr>
        <w:t>subheading</w:t>
      </w:r>
      <w:proofErr w:type="spellEnd"/>
      <w:r w:rsidR="005C2145">
        <w:rPr>
          <w:lang w:val="es-PE"/>
        </w:rPr>
        <w:t xml:space="preserve"> </w:t>
      </w:r>
      <w:proofErr w:type="spellStart"/>
      <w:r w:rsidR="005C2145">
        <w:rPr>
          <w:lang w:val="es-PE"/>
        </w:rPr>
        <w:t>like</w:t>
      </w:r>
      <w:proofErr w:type="spellEnd"/>
      <w:r w:rsidR="005C2145">
        <w:rPr>
          <w:lang w:val="es-PE"/>
        </w:rPr>
        <w:t xml:space="preserve"> </w:t>
      </w:r>
      <w:proofErr w:type="spellStart"/>
      <w:r w:rsidR="005C2145">
        <w:rPr>
          <w:lang w:val="es-PE"/>
        </w:rPr>
        <w:t>this</w:t>
      </w:r>
      <w:proofErr w:type="spellEnd"/>
      <w:r w:rsidR="005C2145">
        <w:rPr>
          <w:lang w:val="es-PE"/>
        </w:rPr>
        <w:t xml:space="preserve"> </w:t>
      </w:r>
      <w:proofErr w:type="spellStart"/>
      <w:r w:rsidR="005C2145">
        <w:rPr>
          <w:lang w:val="es-PE"/>
        </w:rPr>
        <w:t>is</w:t>
      </w:r>
      <w:proofErr w:type="spellEnd"/>
      <w:r w:rsidR="005C2145">
        <w:rPr>
          <w:lang w:val="es-PE"/>
        </w:rPr>
        <w:t xml:space="preserve"> </w:t>
      </w:r>
      <w:proofErr w:type="spellStart"/>
      <w:r w:rsidR="005C2145">
        <w:rPr>
          <w:lang w:val="es-PE"/>
        </w:rPr>
        <w:t>missing</w:t>
      </w:r>
      <w:proofErr w:type="spellEnd"/>
      <w:r w:rsidR="005C2145">
        <w:rPr>
          <w:lang w:val="es-PE"/>
        </w:rPr>
        <w:t xml:space="preserve"> / </w:t>
      </w:r>
      <w:proofErr w:type="spellStart"/>
      <w:r w:rsidR="005C2145">
        <w:rPr>
          <w:lang w:val="es-PE"/>
        </w:rPr>
        <w:t>should</w:t>
      </w:r>
      <w:proofErr w:type="spellEnd"/>
      <w:r w:rsidR="005C2145">
        <w:rPr>
          <w:lang w:val="es-PE"/>
        </w:rPr>
        <w:t xml:space="preserve"> </w:t>
      </w:r>
      <w:proofErr w:type="spellStart"/>
      <w:r w:rsidR="005C2145">
        <w:rPr>
          <w:lang w:val="es-PE"/>
        </w:rPr>
        <w:t>also</w:t>
      </w:r>
      <w:proofErr w:type="spellEnd"/>
      <w:r w:rsidR="005C2145">
        <w:rPr>
          <w:lang w:val="es-PE"/>
        </w:rPr>
        <w:t xml:space="preserve"> be in </w:t>
      </w:r>
      <w:proofErr w:type="spellStart"/>
      <w:r w:rsidR="005C2145">
        <w:rPr>
          <w:lang w:val="es-PE"/>
        </w:rPr>
        <w:t>the</w:t>
      </w:r>
      <w:proofErr w:type="spellEnd"/>
      <w:r w:rsidR="005C2145">
        <w:rPr>
          <w:lang w:val="es-PE"/>
        </w:rPr>
        <w:t xml:space="preserve"> </w:t>
      </w:r>
      <w:proofErr w:type="spellStart"/>
      <w:r w:rsidR="005C2145">
        <w:rPr>
          <w:lang w:val="es-PE"/>
        </w:rPr>
        <w:t>manuscript</w:t>
      </w:r>
      <w:proofErr w:type="spellEnd"/>
      <w:r w:rsidR="005C2145">
        <w:rPr>
          <w:lang w:val="es-PE"/>
        </w:rPr>
        <w:t xml:space="preserve">… </w:t>
      </w:r>
      <w:proofErr w:type="spellStart"/>
      <w:r w:rsidR="005C2145">
        <w:rPr>
          <w:lang w:val="es-PE"/>
        </w:rPr>
        <w:t>Thaddaus</w:t>
      </w:r>
      <w:proofErr w:type="spellEnd"/>
      <w:r w:rsidR="005C2145">
        <w:rPr>
          <w:lang w:val="es-PE"/>
        </w:rPr>
        <w:t xml:space="preserve">/Omar, </w:t>
      </w:r>
      <w:proofErr w:type="spellStart"/>
      <w:r w:rsidR="005C2145">
        <w:rPr>
          <w:lang w:val="es-PE"/>
        </w:rPr>
        <w:t>you’d</w:t>
      </w:r>
      <w:proofErr w:type="spellEnd"/>
      <w:r w:rsidR="005C2145">
        <w:rPr>
          <w:lang w:val="es-PE"/>
        </w:rPr>
        <w:t xml:space="preserve"> </w:t>
      </w:r>
      <w:proofErr w:type="spellStart"/>
      <w:r w:rsidR="005C2145">
        <w:rPr>
          <w:lang w:val="es-PE"/>
        </w:rPr>
        <w:t>probably</w:t>
      </w:r>
      <w:proofErr w:type="spellEnd"/>
      <w:r w:rsidR="005C2145">
        <w:rPr>
          <w:lang w:val="es-PE"/>
        </w:rPr>
        <w:t xml:space="preserve"> </w:t>
      </w:r>
      <w:proofErr w:type="spellStart"/>
      <w:r w:rsidR="005C2145">
        <w:rPr>
          <w:lang w:val="es-PE"/>
        </w:rPr>
        <w:t>the</w:t>
      </w:r>
      <w:proofErr w:type="spellEnd"/>
      <w:r w:rsidR="005C2145">
        <w:rPr>
          <w:lang w:val="es-PE"/>
        </w:rPr>
        <w:t xml:space="preserve"> </w:t>
      </w:r>
      <w:proofErr w:type="spellStart"/>
      <w:r w:rsidR="005C2145">
        <w:rPr>
          <w:lang w:val="es-PE"/>
        </w:rPr>
        <w:t>best</w:t>
      </w:r>
      <w:proofErr w:type="spellEnd"/>
      <w:r w:rsidR="005C2145">
        <w:rPr>
          <w:lang w:val="es-PE"/>
        </w:rPr>
        <w:t xml:space="preserve"> </w:t>
      </w:r>
      <w:proofErr w:type="spellStart"/>
      <w:r w:rsidR="005C2145">
        <w:rPr>
          <w:lang w:val="es-PE"/>
        </w:rPr>
        <w:t>for</w:t>
      </w:r>
      <w:proofErr w:type="spellEnd"/>
      <w:r w:rsidR="005C2145">
        <w:rPr>
          <w:lang w:val="es-PE"/>
        </w:rPr>
        <w:t xml:space="preserve"> </w:t>
      </w:r>
      <w:proofErr w:type="spellStart"/>
      <w:r w:rsidR="005C2145">
        <w:rPr>
          <w:lang w:val="es-PE"/>
        </w:rPr>
        <w:t>this</w:t>
      </w:r>
      <w:proofErr w:type="spellEnd"/>
      <w:r w:rsidR="005C2145">
        <w:rPr>
          <w:lang w:val="es-PE"/>
        </w:rPr>
        <w:t xml:space="preserve">… I </w:t>
      </w:r>
      <w:proofErr w:type="spellStart"/>
      <w:r w:rsidR="005C2145">
        <w:rPr>
          <w:lang w:val="es-PE"/>
        </w:rPr>
        <w:t>checked</w:t>
      </w:r>
      <w:proofErr w:type="spellEnd"/>
      <w:r w:rsidR="005C2145">
        <w:rPr>
          <w:lang w:val="es-PE"/>
        </w:rPr>
        <w:t xml:space="preserve"> </w:t>
      </w:r>
      <w:proofErr w:type="spellStart"/>
      <w:r w:rsidR="005C2145">
        <w:rPr>
          <w:lang w:val="es-PE"/>
        </w:rPr>
        <w:t>the</w:t>
      </w:r>
      <w:proofErr w:type="spellEnd"/>
      <w:r w:rsidR="005C2145">
        <w:rPr>
          <w:lang w:val="es-PE"/>
        </w:rPr>
        <w:t xml:space="preserve"> R Script and </w:t>
      </w:r>
      <w:proofErr w:type="spellStart"/>
      <w:r w:rsidR="005C2145">
        <w:rPr>
          <w:lang w:val="es-PE"/>
        </w:rPr>
        <w:t>probably</w:t>
      </w:r>
      <w:proofErr w:type="spellEnd"/>
      <w:r w:rsidR="005C2145">
        <w:rPr>
          <w:lang w:val="es-PE"/>
        </w:rPr>
        <w:t xml:space="preserve"> </w:t>
      </w:r>
      <w:proofErr w:type="spellStart"/>
      <w:r w:rsidR="005C2145">
        <w:rPr>
          <w:lang w:val="es-PE"/>
        </w:rPr>
        <w:t>we</w:t>
      </w:r>
      <w:proofErr w:type="spellEnd"/>
      <w:r w:rsidR="005C2145">
        <w:rPr>
          <w:lang w:val="es-PE"/>
        </w:rPr>
        <w:t xml:space="preserve"> </w:t>
      </w:r>
      <w:proofErr w:type="spellStart"/>
      <w:r w:rsidR="005C2145">
        <w:rPr>
          <w:lang w:val="es-PE"/>
        </w:rPr>
        <w:t>could</w:t>
      </w:r>
      <w:proofErr w:type="spellEnd"/>
      <w:r w:rsidR="005C2145">
        <w:rPr>
          <w:lang w:val="es-PE"/>
        </w:rPr>
        <w:t xml:space="preserve"> </w:t>
      </w:r>
      <w:proofErr w:type="spellStart"/>
      <w:r w:rsidR="005C2145">
        <w:rPr>
          <w:lang w:val="es-PE"/>
        </w:rPr>
        <w:t>write</w:t>
      </w:r>
      <w:proofErr w:type="spellEnd"/>
      <w:r w:rsidR="005C2145">
        <w:rPr>
          <w:lang w:val="es-PE"/>
        </w:rPr>
        <w:t xml:space="preserve"> </w:t>
      </w:r>
      <w:proofErr w:type="spellStart"/>
      <w:r w:rsidR="005C2145">
        <w:rPr>
          <w:lang w:val="es-PE"/>
        </w:rPr>
        <w:t>something</w:t>
      </w:r>
      <w:proofErr w:type="spellEnd"/>
      <w:r w:rsidR="005C2145">
        <w:rPr>
          <w:lang w:val="es-PE"/>
        </w:rPr>
        <w:t xml:space="preserve"> </w:t>
      </w:r>
      <w:proofErr w:type="spellStart"/>
      <w:r w:rsidR="005C2145">
        <w:rPr>
          <w:lang w:val="es-PE"/>
        </w:rPr>
        <w:t>like</w:t>
      </w:r>
      <w:proofErr w:type="spellEnd"/>
      <w:r w:rsidR="005C2145">
        <w:rPr>
          <w:lang w:val="es-PE"/>
        </w:rPr>
        <w:t xml:space="preserve"> </w:t>
      </w:r>
      <w:proofErr w:type="spellStart"/>
      <w:r w:rsidR="005C2145">
        <w:rPr>
          <w:lang w:val="es-PE"/>
        </w:rPr>
        <w:t>this</w:t>
      </w:r>
      <w:proofErr w:type="spellEnd"/>
      <w:r w:rsidR="005C2145">
        <w:rPr>
          <w:lang w:val="es-PE"/>
        </w:rPr>
        <w:t>? (</w:t>
      </w:r>
      <w:proofErr w:type="spellStart"/>
      <w:r w:rsidR="005C2145">
        <w:rPr>
          <w:lang w:val="es-PE"/>
        </w:rPr>
        <w:t>see</w:t>
      </w:r>
      <w:proofErr w:type="spellEnd"/>
      <w:r w:rsidR="005C2145">
        <w:rPr>
          <w:lang w:val="es-PE"/>
        </w:rPr>
        <w:t xml:space="preserve"> </w:t>
      </w:r>
      <w:proofErr w:type="spellStart"/>
      <w:r w:rsidR="005C2145">
        <w:rPr>
          <w:lang w:val="es-PE"/>
        </w:rPr>
        <w:t>below</w:t>
      </w:r>
      <w:proofErr w:type="spellEnd"/>
      <w:r w:rsidR="005C2145">
        <w:rPr>
          <w:lang w:val="es-PE"/>
        </w:rPr>
        <w:t>):</w:t>
      </w:r>
    </w:p>
    <w:p w14:paraId="14C3F892" w14:textId="77777777" w:rsidR="005C2145" w:rsidRDefault="005C2145" w:rsidP="005C2145">
      <w:pPr>
        <w:pStyle w:val="Kommentartext"/>
      </w:pPr>
    </w:p>
    <w:p w14:paraId="3D23B701" w14:textId="77777777" w:rsidR="005C2145" w:rsidRDefault="005C2145" w:rsidP="005C2145">
      <w:pPr>
        <w:pStyle w:val="Kommentartext"/>
      </w:pPr>
      <w:r>
        <w:rPr>
          <w:lang w:val="es-PE"/>
        </w:rPr>
        <w:t>Age-</w:t>
      </w:r>
      <w:proofErr w:type="spellStart"/>
      <w:r>
        <w:rPr>
          <w:lang w:val="es-PE"/>
        </w:rPr>
        <w:t>standardised</w:t>
      </w:r>
      <w:proofErr w:type="spellEnd"/>
      <w:r>
        <w:rPr>
          <w:lang w:val="es-PE"/>
        </w:rPr>
        <w:t xml:space="preserve"> </w:t>
      </w:r>
      <w:proofErr w:type="spellStart"/>
      <w:r>
        <w:rPr>
          <w:lang w:val="es-PE"/>
        </w:rPr>
        <w:t>incidence</w:t>
      </w:r>
      <w:proofErr w:type="spellEnd"/>
      <w:r>
        <w:rPr>
          <w:lang w:val="es-PE"/>
        </w:rPr>
        <w:t xml:space="preserve"> </w:t>
      </w:r>
      <w:proofErr w:type="spellStart"/>
      <w:r>
        <w:rPr>
          <w:lang w:val="es-PE"/>
        </w:rPr>
        <w:t>rates</w:t>
      </w:r>
      <w:proofErr w:type="spellEnd"/>
      <w:r>
        <w:rPr>
          <w:lang w:val="es-PE"/>
        </w:rPr>
        <w:t xml:space="preserve"> </w:t>
      </w:r>
      <w:proofErr w:type="spellStart"/>
      <w:r>
        <w:rPr>
          <w:lang w:val="es-PE"/>
        </w:rPr>
        <w:t>were</w:t>
      </w:r>
      <w:proofErr w:type="spellEnd"/>
      <w:r>
        <w:rPr>
          <w:lang w:val="es-PE"/>
        </w:rPr>
        <w:t xml:space="preserve"> </w:t>
      </w:r>
      <w:proofErr w:type="spellStart"/>
      <w:r>
        <w:rPr>
          <w:lang w:val="es-PE"/>
        </w:rPr>
        <w:t>calculated</w:t>
      </w:r>
      <w:proofErr w:type="spellEnd"/>
      <w:r>
        <w:rPr>
          <w:lang w:val="es-PE"/>
        </w:rPr>
        <w:t xml:space="preserve"> </w:t>
      </w:r>
      <w:proofErr w:type="spellStart"/>
      <w:r>
        <w:rPr>
          <w:lang w:val="es-PE"/>
        </w:rPr>
        <w:t>for</w:t>
      </w:r>
      <w:proofErr w:type="spellEnd"/>
      <w:r>
        <w:rPr>
          <w:lang w:val="es-PE"/>
        </w:rPr>
        <w:t xml:space="preserve"> </w:t>
      </w:r>
      <w:proofErr w:type="spellStart"/>
      <w:r>
        <w:rPr>
          <w:lang w:val="es-PE"/>
        </w:rPr>
        <w:t>each</w:t>
      </w:r>
      <w:proofErr w:type="spellEnd"/>
      <w:r>
        <w:rPr>
          <w:lang w:val="es-PE"/>
        </w:rPr>
        <w:t xml:space="preserve"> sex and calendar </w:t>
      </w:r>
      <w:proofErr w:type="spellStart"/>
      <w:r>
        <w:rPr>
          <w:lang w:val="es-PE"/>
        </w:rPr>
        <w:t>year</w:t>
      </w:r>
      <w:proofErr w:type="spellEnd"/>
      <w:r>
        <w:rPr>
          <w:lang w:val="es-PE"/>
        </w:rPr>
        <w:t xml:space="preserve"> </w:t>
      </w:r>
      <w:proofErr w:type="spellStart"/>
      <w:r>
        <w:rPr>
          <w:lang w:val="es-PE"/>
        </w:rPr>
        <w:t>by</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direct</w:t>
      </w:r>
      <w:proofErr w:type="spellEnd"/>
      <w:r>
        <w:rPr>
          <w:lang w:val="es-PE"/>
        </w:rPr>
        <w:t xml:space="preserve"> </w:t>
      </w:r>
      <w:proofErr w:type="spellStart"/>
      <w:r>
        <w:rPr>
          <w:lang w:val="es-PE"/>
        </w:rPr>
        <w:t>method</w:t>
      </w:r>
      <w:proofErr w:type="spellEnd"/>
      <w:r>
        <w:rPr>
          <w:lang w:val="es-PE"/>
        </w:rPr>
        <w:t xml:space="preserve"> (</w:t>
      </w:r>
      <w:proofErr w:type="spellStart"/>
      <w:proofErr w:type="gramStart"/>
      <w:r>
        <w:rPr>
          <w:lang w:val="es-PE"/>
        </w:rPr>
        <w:t>is</w:t>
      </w:r>
      <w:proofErr w:type="spellEnd"/>
      <w:r>
        <w:rPr>
          <w:lang w:val="es-PE"/>
        </w:rPr>
        <w:t xml:space="preserve"> </w:t>
      </w:r>
      <w:proofErr w:type="spellStart"/>
      <w:r>
        <w:rPr>
          <w:lang w:val="es-PE"/>
        </w:rPr>
        <w:t>thifd</w:t>
      </w:r>
      <w:proofErr w:type="spellEnd"/>
      <w:r>
        <w:rPr>
          <w:lang w:val="es-PE"/>
        </w:rPr>
        <w:t xml:space="preserve"> </w:t>
      </w:r>
      <w:proofErr w:type="spellStart"/>
      <w:r>
        <w:rPr>
          <w:lang w:val="es-PE"/>
        </w:rPr>
        <w:t>correct</w:t>
      </w:r>
      <w:proofErr w:type="spellEnd"/>
      <w:r>
        <w:rPr>
          <w:lang w:val="es-PE"/>
        </w:rPr>
        <w:t>?</w:t>
      </w:r>
      <w:proofErr w:type="gramEnd"/>
      <w:r>
        <w:rPr>
          <w:lang w:val="es-PE"/>
        </w:rPr>
        <w:t xml:space="preserve">), </w:t>
      </w:r>
      <w:proofErr w:type="spellStart"/>
      <w:r>
        <w:rPr>
          <w:lang w:val="es-PE"/>
        </w:rPr>
        <w:t>using</w:t>
      </w:r>
      <w:proofErr w:type="spellEnd"/>
      <w:r>
        <w:rPr>
          <w:lang w:val="es-PE"/>
        </w:rPr>
        <w:t xml:space="preserve"> </w:t>
      </w:r>
      <w:proofErr w:type="spellStart"/>
      <w:r>
        <w:rPr>
          <w:lang w:val="es-PE"/>
        </w:rPr>
        <w:t>the</w:t>
      </w:r>
      <w:proofErr w:type="spellEnd"/>
      <w:r>
        <w:rPr>
          <w:lang w:val="es-PE"/>
        </w:rPr>
        <w:t xml:space="preserve"> 2023 Peruvian </w:t>
      </w:r>
      <w:proofErr w:type="spellStart"/>
      <w:r>
        <w:rPr>
          <w:lang w:val="es-PE"/>
        </w:rPr>
        <w:t>population</w:t>
      </w:r>
      <w:proofErr w:type="spellEnd"/>
      <w:r>
        <w:rPr>
          <w:lang w:val="es-PE"/>
        </w:rPr>
        <w:t xml:space="preserve"> as </w:t>
      </w:r>
      <w:proofErr w:type="spellStart"/>
      <w:r>
        <w:rPr>
          <w:lang w:val="es-PE"/>
        </w:rPr>
        <w:t>the</w:t>
      </w:r>
      <w:proofErr w:type="spellEnd"/>
      <w:r>
        <w:rPr>
          <w:lang w:val="es-PE"/>
        </w:rPr>
        <w:t xml:space="preserve"> standard (cite), and </w:t>
      </w:r>
      <w:proofErr w:type="spellStart"/>
      <w:r>
        <w:rPr>
          <w:lang w:val="es-PE"/>
        </w:rPr>
        <w:t>incidence</w:t>
      </w:r>
      <w:proofErr w:type="spellEnd"/>
      <w:r>
        <w:rPr>
          <w:lang w:val="es-PE"/>
        </w:rPr>
        <w:t xml:space="preserve"> </w:t>
      </w:r>
      <w:proofErr w:type="spellStart"/>
      <w:r>
        <w:rPr>
          <w:lang w:val="es-PE"/>
        </w:rPr>
        <w:t>rate</w:t>
      </w:r>
      <w:proofErr w:type="spellEnd"/>
      <w:r>
        <w:rPr>
          <w:lang w:val="es-PE"/>
        </w:rPr>
        <w:t xml:space="preserve"> ratios (IRR) </w:t>
      </w:r>
      <w:proofErr w:type="spellStart"/>
      <w:r>
        <w:rPr>
          <w:lang w:val="es-PE"/>
        </w:rPr>
        <w:t>were</w:t>
      </w:r>
      <w:proofErr w:type="spellEnd"/>
      <w:r>
        <w:rPr>
          <w:lang w:val="es-PE"/>
        </w:rPr>
        <w:t xml:space="preserve"> </w:t>
      </w:r>
      <w:proofErr w:type="spellStart"/>
      <w:r>
        <w:rPr>
          <w:lang w:val="es-PE"/>
        </w:rPr>
        <w:t>computed</w:t>
      </w:r>
      <w:proofErr w:type="spellEnd"/>
      <w:r>
        <w:rPr>
          <w:lang w:val="es-PE"/>
        </w:rPr>
        <w:t xml:space="preserve"> relative </w:t>
      </w:r>
      <w:proofErr w:type="spellStart"/>
      <w:r>
        <w:rPr>
          <w:lang w:val="es-PE"/>
        </w:rPr>
        <w:t>to</w:t>
      </w:r>
      <w:proofErr w:type="spellEnd"/>
      <w:r>
        <w:rPr>
          <w:lang w:val="es-PE"/>
        </w:rPr>
        <w:t xml:space="preserve"> 2016. Age-</w:t>
      </w:r>
      <w:proofErr w:type="spellStart"/>
      <w:r>
        <w:rPr>
          <w:lang w:val="es-PE"/>
        </w:rPr>
        <w:t>specific</w:t>
      </w:r>
      <w:proofErr w:type="spellEnd"/>
      <w:r>
        <w:rPr>
          <w:lang w:val="es-PE"/>
        </w:rPr>
        <w:t xml:space="preserve"> </w:t>
      </w:r>
      <w:proofErr w:type="spellStart"/>
      <w:r>
        <w:rPr>
          <w:lang w:val="es-PE"/>
        </w:rPr>
        <w:t>incidence</w:t>
      </w:r>
      <w:proofErr w:type="spellEnd"/>
      <w:r>
        <w:rPr>
          <w:lang w:val="es-PE"/>
        </w:rPr>
        <w:t xml:space="preserve"> </w:t>
      </w:r>
      <w:proofErr w:type="spellStart"/>
      <w:r>
        <w:rPr>
          <w:lang w:val="es-PE"/>
        </w:rPr>
        <w:t>rates</w:t>
      </w:r>
      <w:proofErr w:type="spellEnd"/>
      <w:r>
        <w:rPr>
          <w:lang w:val="es-PE"/>
        </w:rPr>
        <w:t xml:space="preserve"> and </w:t>
      </w:r>
      <w:proofErr w:type="spellStart"/>
      <w:r>
        <w:rPr>
          <w:lang w:val="es-PE"/>
        </w:rPr>
        <w:t>the</w:t>
      </w:r>
      <w:proofErr w:type="spellEnd"/>
      <w:r>
        <w:rPr>
          <w:lang w:val="es-PE"/>
        </w:rPr>
        <w:t xml:space="preserve"> </w:t>
      </w:r>
      <w:proofErr w:type="spellStart"/>
      <w:r>
        <w:rPr>
          <w:lang w:val="es-PE"/>
        </w:rPr>
        <w:t>corresponding</w:t>
      </w:r>
      <w:proofErr w:type="spellEnd"/>
      <w:r>
        <w:rPr>
          <w:lang w:val="es-PE"/>
        </w:rPr>
        <w:t xml:space="preserve"> </w:t>
      </w:r>
      <w:proofErr w:type="spellStart"/>
      <w:r>
        <w:rPr>
          <w:lang w:val="es-PE"/>
        </w:rPr>
        <w:t>IRRs</w:t>
      </w:r>
      <w:proofErr w:type="spellEnd"/>
      <w:r>
        <w:rPr>
          <w:lang w:val="es-PE"/>
        </w:rPr>
        <w:t xml:space="preserve"> </w:t>
      </w:r>
      <w:proofErr w:type="spellStart"/>
      <w:r>
        <w:rPr>
          <w:lang w:val="es-PE"/>
        </w:rPr>
        <w:t>comparing</w:t>
      </w:r>
      <w:proofErr w:type="spellEnd"/>
      <w:r>
        <w:rPr>
          <w:lang w:val="es-PE"/>
        </w:rPr>
        <w:t xml:space="preserve"> 2023 </w:t>
      </w:r>
      <w:proofErr w:type="spellStart"/>
      <w:r>
        <w:rPr>
          <w:lang w:val="es-PE"/>
        </w:rPr>
        <w:t>with</w:t>
      </w:r>
      <w:proofErr w:type="spellEnd"/>
      <w:r>
        <w:rPr>
          <w:lang w:val="es-PE"/>
        </w:rPr>
        <w:t xml:space="preserve"> 2016 </w:t>
      </w:r>
      <w:proofErr w:type="spellStart"/>
      <w:r>
        <w:rPr>
          <w:lang w:val="es-PE"/>
        </w:rPr>
        <w:t>were</w:t>
      </w:r>
      <w:proofErr w:type="spellEnd"/>
      <w:r>
        <w:rPr>
          <w:lang w:val="es-PE"/>
        </w:rPr>
        <w:t xml:space="preserve"> </w:t>
      </w:r>
      <w:proofErr w:type="spellStart"/>
      <w:r>
        <w:rPr>
          <w:lang w:val="es-PE"/>
        </w:rPr>
        <w:t>additionally</w:t>
      </w:r>
      <w:proofErr w:type="spellEnd"/>
      <w:r>
        <w:rPr>
          <w:lang w:val="es-PE"/>
        </w:rPr>
        <w:t xml:space="preserve"> </w:t>
      </w:r>
      <w:proofErr w:type="spellStart"/>
      <w:r>
        <w:rPr>
          <w:lang w:val="es-PE"/>
        </w:rPr>
        <w:t>reported</w:t>
      </w:r>
      <w:proofErr w:type="spellEnd"/>
      <w:r>
        <w:rPr>
          <w:lang w:val="es-PE"/>
        </w:rPr>
        <w:t xml:space="preserve"> in ten-</w:t>
      </w:r>
      <w:proofErr w:type="spellStart"/>
      <w:r>
        <w:rPr>
          <w:lang w:val="es-PE"/>
        </w:rPr>
        <w:t>year</w:t>
      </w:r>
      <w:proofErr w:type="spellEnd"/>
      <w:r>
        <w:rPr>
          <w:lang w:val="es-PE"/>
        </w:rPr>
        <w:t xml:space="preserve"> </w:t>
      </w:r>
      <w:proofErr w:type="spellStart"/>
      <w:r>
        <w:rPr>
          <w:lang w:val="es-PE"/>
        </w:rPr>
        <w:t>age</w:t>
      </w:r>
      <w:proofErr w:type="spellEnd"/>
      <w:r>
        <w:rPr>
          <w:lang w:val="es-PE"/>
        </w:rPr>
        <w:t xml:space="preserve"> </w:t>
      </w:r>
      <w:proofErr w:type="spellStart"/>
      <w:r>
        <w:rPr>
          <w:lang w:val="es-PE"/>
        </w:rPr>
        <w:t>groups</w:t>
      </w:r>
      <w:proofErr w:type="spellEnd"/>
      <w:r>
        <w:rPr>
          <w:lang w:val="es-PE"/>
        </w:rPr>
        <w:t xml:space="preserve"> </w:t>
      </w:r>
      <w:proofErr w:type="spellStart"/>
      <w:r>
        <w:rPr>
          <w:lang w:val="es-PE"/>
        </w:rPr>
        <w:t>from</w:t>
      </w:r>
      <w:proofErr w:type="spellEnd"/>
      <w:r>
        <w:rPr>
          <w:lang w:val="es-PE"/>
        </w:rPr>
        <w:t xml:space="preserve"> 20 </w:t>
      </w:r>
      <w:proofErr w:type="spellStart"/>
      <w:r>
        <w:rPr>
          <w:lang w:val="es-PE"/>
        </w:rPr>
        <w:t>to</w:t>
      </w:r>
      <w:proofErr w:type="spellEnd"/>
      <w:r>
        <w:rPr>
          <w:lang w:val="es-PE"/>
        </w:rPr>
        <w:t xml:space="preserve"> 80 </w:t>
      </w:r>
      <w:proofErr w:type="spellStart"/>
      <w:r>
        <w:rPr>
          <w:lang w:val="es-PE"/>
        </w:rPr>
        <w:t>years</w:t>
      </w:r>
      <w:proofErr w:type="spellEnd"/>
      <w:r>
        <w:rPr>
          <w:lang w:val="es-PE"/>
        </w:rPr>
        <w:t xml:space="preserve"> (</w:t>
      </w:r>
      <w:proofErr w:type="spellStart"/>
      <w:r>
        <w:rPr>
          <w:lang w:val="es-PE"/>
        </w:rPr>
        <w:t>is</w:t>
      </w:r>
      <w:proofErr w:type="spellEnd"/>
      <w:r>
        <w:rPr>
          <w:lang w:val="es-PE"/>
        </w:rPr>
        <w:t xml:space="preserve"> </w:t>
      </w:r>
      <w:proofErr w:type="spellStart"/>
      <w:r>
        <w:rPr>
          <w:lang w:val="es-PE"/>
        </w:rPr>
        <w:t>what</w:t>
      </w:r>
      <w:proofErr w:type="spellEnd"/>
      <w:r>
        <w:rPr>
          <w:lang w:val="es-PE"/>
        </w:rPr>
        <w:t xml:space="preserve"> I </w:t>
      </w:r>
      <w:proofErr w:type="spellStart"/>
      <w:r>
        <w:rPr>
          <w:lang w:val="es-PE"/>
        </w:rPr>
        <w:t>see</w:t>
      </w:r>
      <w:proofErr w:type="spellEnd"/>
      <w:r>
        <w:rPr>
          <w:lang w:val="es-PE"/>
        </w:rPr>
        <w:t xml:space="preserve"> in table 3).</w:t>
      </w:r>
    </w:p>
    <w:p w14:paraId="1E308386" w14:textId="77777777" w:rsidR="005C2145" w:rsidRDefault="005C2145" w:rsidP="005C2145">
      <w:pPr>
        <w:pStyle w:val="Kommentartext"/>
      </w:pPr>
      <w:proofErr w:type="spellStart"/>
      <w:r>
        <w:rPr>
          <w:lang w:val="es-PE"/>
        </w:rPr>
        <w:t>Uncertainty</w:t>
      </w:r>
      <w:proofErr w:type="spellEnd"/>
      <w:r>
        <w:rPr>
          <w:lang w:val="es-PE"/>
        </w:rPr>
        <w:t xml:space="preserve"> in </w:t>
      </w:r>
      <w:proofErr w:type="spellStart"/>
      <w:r>
        <w:rPr>
          <w:lang w:val="es-PE"/>
        </w:rPr>
        <w:t>the</w:t>
      </w:r>
      <w:proofErr w:type="spellEnd"/>
      <w:r>
        <w:rPr>
          <w:lang w:val="es-PE"/>
        </w:rPr>
        <w:t xml:space="preserve"> input </w:t>
      </w:r>
      <w:proofErr w:type="spellStart"/>
      <w:r>
        <w:rPr>
          <w:lang w:val="es-PE"/>
        </w:rPr>
        <w:t>prevalence</w:t>
      </w:r>
      <w:proofErr w:type="spellEnd"/>
      <w:r>
        <w:rPr>
          <w:lang w:val="es-PE"/>
        </w:rPr>
        <w:t xml:space="preserve"> and in </w:t>
      </w:r>
      <w:proofErr w:type="spellStart"/>
      <w:r>
        <w:rPr>
          <w:lang w:val="es-PE"/>
        </w:rPr>
        <w:t>the</w:t>
      </w:r>
      <w:proofErr w:type="spellEnd"/>
      <w:r>
        <w:rPr>
          <w:lang w:val="es-PE"/>
        </w:rPr>
        <w:t xml:space="preserve"> MRR </w:t>
      </w:r>
      <w:proofErr w:type="spellStart"/>
      <w:r>
        <w:rPr>
          <w:lang w:val="es-PE"/>
        </w:rPr>
        <w:t>was</w:t>
      </w:r>
      <w:proofErr w:type="spellEnd"/>
      <w:r>
        <w:rPr>
          <w:lang w:val="es-PE"/>
        </w:rPr>
        <w:t xml:space="preserve"> </w:t>
      </w:r>
      <w:proofErr w:type="spellStart"/>
      <w:r>
        <w:rPr>
          <w:lang w:val="es-PE"/>
        </w:rPr>
        <w:t>propagated</w:t>
      </w:r>
      <w:proofErr w:type="spellEnd"/>
      <w:r>
        <w:rPr>
          <w:lang w:val="es-PE"/>
        </w:rPr>
        <w:t xml:space="preserve"> </w:t>
      </w:r>
      <w:proofErr w:type="spellStart"/>
      <w:r>
        <w:rPr>
          <w:lang w:val="es-PE"/>
        </w:rPr>
        <w:t>to</w:t>
      </w:r>
      <w:proofErr w:type="spellEnd"/>
      <w:r>
        <w:rPr>
          <w:lang w:val="es-PE"/>
        </w:rPr>
        <w:t xml:space="preserve"> </w:t>
      </w:r>
      <w:proofErr w:type="spellStart"/>
      <w:r>
        <w:rPr>
          <w:lang w:val="es-PE"/>
        </w:rPr>
        <w:t>all</w:t>
      </w:r>
      <w:proofErr w:type="spellEnd"/>
      <w:r>
        <w:rPr>
          <w:lang w:val="es-PE"/>
        </w:rPr>
        <w:t xml:space="preserve"> </w:t>
      </w:r>
      <w:proofErr w:type="spellStart"/>
      <w:r>
        <w:rPr>
          <w:lang w:val="es-PE"/>
        </w:rPr>
        <w:t>estimates</w:t>
      </w:r>
      <w:proofErr w:type="spellEnd"/>
      <w:r>
        <w:rPr>
          <w:lang w:val="es-PE"/>
        </w:rPr>
        <w:t xml:space="preserve"> </w:t>
      </w:r>
      <w:proofErr w:type="spellStart"/>
      <w:r>
        <w:rPr>
          <w:lang w:val="es-PE"/>
        </w:rPr>
        <w:t>using</w:t>
      </w:r>
      <w:proofErr w:type="spellEnd"/>
      <w:r>
        <w:rPr>
          <w:lang w:val="es-PE"/>
        </w:rPr>
        <w:t xml:space="preserve"> a Monte Carlo </w:t>
      </w:r>
      <w:proofErr w:type="spellStart"/>
      <w:r>
        <w:rPr>
          <w:lang w:val="es-PE"/>
        </w:rPr>
        <w:t>procedure</w:t>
      </w:r>
      <w:proofErr w:type="spellEnd"/>
      <w:r>
        <w:rPr>
          <w:lang w:val="es-PE"/>
        </w:rPr>
        <w:t xml:space="preserve"> (</w:t>
      </w:r>
      <w:proofErr w:type="spellStart"/>
      <w:proofErr w:type="gramStart"/>
      <w:r>
        <w:rPr>
          <w:lang w:val="es-PE"/>
        </w:rPr>
        <w:t>is</w:t>
      </w:r>
      <w:proofErr w:type="spellEnd"/>
      <w:r>
        <w:rPr>
          <w:lang w:val="es-PE"/>
        </w:rPr>
        <w:t xml:space="preserve"> </w:t>
      </w:r>
      <w:proofErr w:type="spellStart"/>
      <w:r>
        <w:rPr>
          <w:lang w:val="es-PE"/>
        </w:rPr>
        <w:t>thir</w:t>
      </w:r>
      <w:proofErr w:type="spellEnd"/>
      <w:r>
        <w:rPr>
          <w:lang w:val="es-PE"/>
        </w:rPr>
        <w:t xml:space="preserve"> </w:t>
      </w:r>
      <w:proofErr w:type="spellStart"/>
      <w:r>
        <w:rPr>
          <w:lang w:val="es-PE"/>
        </w:rPr>
        <w:t>correct</w:t>
      </w:r>
      <w:proofErr w:type="spellEnd"/>
      <w:r>
        <w:rPr>
          <w:lang w:val="es-PE"/>
        </w:rPr>
        <w:t>??</w:t>
      </w:r>
      <w:proofErr w:type="gramEnd"/>
      <w:r>
        <w:rPr>
          <w:lang w:val="es-PE"/>
        </w:rPr>
        <w:t xml:space="preserve">) </w:t>
      </w:r>
      <w:proofErr w:type="spellStart"/>
      <w:r>
        <w:rPr>
          <w:lang w:val="es-PE"/>
        </w:rPr>
        <w:t>with</w:t>
      </w:r>
      <w:proofErr w:type="spellEnd"/>
      <w:r>
        <w:rPr>
          <w:lang w:val="es-PE"/>
        </w:rPr>
        <w:t xml:space="preserve"> 1000 </w:t>
      </w:r>
      <w:proofErr w:type="spellStart"/>
      <w:r>
        <w:rPr>
          <w:lang w:val="es-PE"/>
        </w:rPr>
        <w:t>iterations</w:t>
      </w:r>
      <w:proofErr w:type="spellEnd"/>
      <w:r>
        <w:rPr>
          <w:lang w:val="es-PE"/>
        </w:rPr>
        <w:t xml:space="preserve">. In </w:t>
      </w:r>
      <w:proofErr w:type="spellStart"/>
      <w:r>
        <w:rPr>
          <w:lang w:val="es-PE"/>
        </w:rPr>
        <w:t>each</w:t>
      </w:r>
      <w:proofErr w:type="spellEnd"/>
      <w:r>
        <w:rPr>
          <w:lang w:val="es-PE"/>
        </w:rPr>
        <w:t xml:space="preserve"> </w:t>
      </w:r>
      <w:proofErr w:type="spellStart"/>
      <w:r>
        <w:rPr>
          <w:lang w:val="es-PE"/>
        </w:rPr>
        <w:t>iteration</w:t>
      </w:r>
      <w:proofErr w:type="spellEnd"/>
      <w:r>
        <w:rPr>
          <w:lang w:val="es-PE"/>
        </w:rPr>
        <w:t xml:space="preserve"> …  Point </w:t>
      </w:r>
      <w:proofErr w:type="spellStart"/>
      <w:r>
        <w:rPr>
          <w:lang w:val="es-PE"/>
        </w:rPr>
        <w:t>estimates</w:t>
      </w:r>
      <w:proofErr w:type="spellEnd"/>
      <w:r>
        <w:rPr>
          <w:lang w:val="es-PE"/>
        </w:rPr>
        <w:t xml:space="preserve"> </w:t>
      </w:r>
      <w:proofErr w:type="spellStart"/>
      <w:r>
        <w:rPr>
          <w:lang w:val="es-PE"/>
        </w:rPr>
        <w:t>were</w:t>
      </w:r>
      <w:proofErr w:type="spellEnd"/>
      <w:r>
        <w:rPr>
          <w:lang w:val="es-PE"/>
        </w:rPr>
        <w:t xml:space="preserve"> </w:t>
      </w:r>
      <w:proofErr w:type="spellStart"/>
      <w:r>
        <w:rPr>
          <w:lang w:val="es-PE"/>
        </w:rPr>
        <w:t>taken</w:t>
      </w:r>
      <w:proofErr w:type="spellEnd"/>
      <w:r>
        <w:rPr>
          <w:lang w:val="es-PE"/>
        </w:rPr>
        <w:t xml:space="preserve"> as… </w:t>
      </w:r>
    </w:p>
    <w:p w14:paraId="46325D35" w14:textId="77777777" w:rsidR="005C2145" w:rsidRDefault="005C2145" w:rsidP="005C2145">
      <w:pPr>
        <w:pStyle w:val="Kommentartext"/>
      </w:pPr>
    </w:p>
    <w:p w14:paraId="32E8AD5B" w14:textId="77777777" w:rsidR="005C2145" w:rsidRDefault="005C2145" w:rsidP="005C2145">
      <w:pPr>
        <w:pStyle w:val="Kommentartext"/>
      </w:pPr>
      <w:proofErr w:type="spellStart"/>
      <w:r>
        <w:rPr>
          <w:lang w:val="es-PE"/>
        </w:rPr>
        <w:t>Happy</w:t>
      </w:r>
      <w:proofErr w:type="spellEnd"/>
      <w:r>
        <w:rPr>
          <w:lang w:val="es-PE"/>
        </w:rPr>
        <w:t xml:space="preserve"> </w:t>
      </w:r>
      <w:proofErr w:type="spellStart"/>
      <w:r>
        <w:rPr>
          <w:lang w:val="es-PE"/>
        </w:rPr>
        <w:t>to</w:t>
      </w:r>
      <w:proofErr w:type="spellEnd"/>
      <w:r>
        <w:rPr>
          <w:lang w:val="es-PE"/>
        </w:rPr>
        <w:t xml:space="preserve"> </w:t>
      </w:r>
      <w:proofErr w:type="spellStart"/>
      <w:r>
        <w:rPr>
          <w:lang w:val="es-PE"/>
        </w:rPr>
        <w:t>omit</w:t>
      </w:r>
      <w:proofErr w:type="spellEnd"/>
      <w:r>
        <w:rPr>
          <w:lang w:val="es-PE"/>
        </w:rPr>
        <w:t xml:space="preserve"> </w:t>
      </w:r>
      <w:proofErr w:type="spellStart"/>
      <w:r>
        <w:rPr>
          <w:lang w:val="es-PE"/>
        </w:rPr>
        <w:t>this</w:t>
      </w:r>
      <w:proofErr w:type="spellEnd"/>
      <w:r>
        <w:rPr>
          <w:lang w:val="es-PE"/>
        </w:rPr>
        <w:t xml:space="preserve"> </w:t>
      </w:r>
      <w:proofErr w:type="spellStart"/>
      <w:r>
        <w:rPr>
          <w:lang w:val="es-PE"/>
        </w:rPr>
        <w:t>if</w:t>
      </w:r>
      <w:proofErr w:type="spellEnd"/>
      <w:r>
        <w:rPr>
          <w:lang w:val="es-PE"/>
        </w:rPr>
        <w:t xml:space="preserve"> </w:t>
      </w:r>
      <w:proofErr w:type="spellStart"/>
      <w:r>
        <w:rPr>
          <w:lang w:val="es-PE"/>
        </w:rPr>
        <w:t>you</w:t>
      </w:r>
      <w:proofErr w:type="spellEnd"/>
      <w:r>
        <w:rPr>
          <w:lang w:val="es-PE"/>
        </w:rPr>
        <w:t xml:space="preserve"> </w:t>
      </w:r>
      <w:proofErr w:type="spellStart"/>
      <w:r>
        <w:rPr>
          <w:lang w:val="es-PE"/>
        </w:rPr>
        <w:t>prefer</w:t>
      </w:r>
      <w:proofErr w:type="spellEnd"/>
      <w:r>
        <w:rPr>
          <w:lang w:val="es-PE"/>
        </w:rPr>
        <w:t xml:space="preserve">, </w:t>
      </w:r>
      <w:proofErr w:type="spellStart"/>
      <w:r>
        <w:rPr>
          <w:lang w:val="es-PE"/>
        </w:rPr>
        <w:t>but</w:t>
      </w:r>
      <w:proofErr w:type="spellEnd"/>
      <w:r>
        <w:rPr>
          <w:lang w:val="es-PE"/>
        </w:rPr>
        <w:t xml:space="preserve"> I </w:t>
      </w:r>
      <w:proofErr w:type="spellStart"/>
      <w:r>
        <w:rPr>
          <w:lang w:val="es-PE"/>
        </w:rPr>
        <w:t>strongly</w:t>
      </w:r>
      <w:proofErr w:type="spellEnd"/>
      <w:r>
        <w:rPr>
          <w:lang w:val="es-PE"/>
        </w:rPr>
        <w:t xml:space="preserve"> </w:t>
      </w:r>
      <w:proofErr w:type="spellStart"/>
      <w:r>
        <w:rPr>
          <w:lang w:val="es-PE"/>
        </w:rPr>
        <w:t>believe</w:t>
      </w:r>
      <w:proofErr w:type="spellEnd"/>
      <w:r>
        <w:rPr>
          <w:lang w:val="es-PE"/>
        </w:rPr>
        <w:t xml:space="preserve"> </w:t>
      </w:r>
      <w:proofErr w:type="spellStart"/>
      <w:r>
        <w:rPr>
          <w:lang w:val="es-PE"/>
        </w:rPr>
        <w:t>we</w:t>
      </w:r>
      <w:proofErr w:type="spellEnd"/>
      <w:r>
        <w:rPr>
          <w:lang w:val="es-PE"/>
        </w:rPr>
        <w:t xml:space="preserve"> </w:t>
      </w:r>
      <w:proofErr w:type="spellStart"/>
      <w:r>
        <w:rPr>
          <w:lang w:val="es-PE"/>
        </w:rPr>
        <w:t>should</w:t>
      </w:r>
      <w:proofErr w:type="spellEnd"/>
      <w:r>
        <w:rPr>
          <w:lang w:val="es-PE"/>
        </w:rPr>
        <w:t xml:space="preserve"> </w:t>
      </w:r>
      <w:proofErr w:type="spellStart"/>
      <w:r>
        <w:rPr>
          <w:lang w:val="es-PE"/>
        </w:rPr>
        <w:t>include</w:t>
      </w:r>
      <w:proofErr w:type="spellEnd"/>
      <w:r>
        <w:rPr>
          <w:lang w:val="es-PE"/>
        </w:rPr>
        <w:t xml:space="preserve"> more </w:t>
      </w:r>
      <w:proofErr w:type="spellStart"/>
      <w:r>
        <w:rPr>
          <w:lang w:val="es-PE"/>
        </w:rPr>
        <w:t>detail</w:t>
      </w:r>
      <w:proofErr w:type="spellEnd"/>
      <w:r>
        <w:rPr>
          <w:lang w:val="es-PE"/>
        </w:rPr>
        <w:t xml:space="preserve">, as </w:t>
      </w:r>
      <w:proofErr w:type="spellStart"/>
      <w:r>
        <w:rPr>
          <w:lang w:val="es-PE"/>
        </w:rPr>
        <w:t>this</w:t>
      </w:r>
      <w:proofErr w:type="spellEnd"/>
      <w:r>
        <w:rPr>
          <w:lang w:val="es-PE"/>
        </w:rPr>
        <w:t xml:space="preserve"> </w:t>
      </w:r>
      <w:proofErr w:type="spellStart"/>
      <w:r>
        <w:rPr>
          <w:lang w:val="es-PE"/>
        </w:rPr>
        <w:t>is</w:t>
      </w:r>
      <w:proofErr w:type="spellEnd"/>
      <w:r>
        <w:rPr>
          <w:lang w:val="es-PE"/>
        </w:rPr>
        <w:t xml:space="preserve"> </w:t>
      </w:r>
      <w:proofErr w:type="spellStart"/>
      <w:r>
        <w:rPr>
          <w:lang w:val="es-PE"/>
        </w:rPr>
        <w:t>part</w:t>
      </w:r>
      <w:proofErr w:type="spellEnd"/>
      <w:r>
        <w:rPr>
          <w:lang w:val="es-PE"/>
        </w:rPr>
        <w:t xml:space="preserve"> </w:t>
      </w:r>
      <w:proofErr w:type="spellStart"/>
      <w:r>
        <w:rPr>
          <w:lang w:val="es-PE"/>
        </w:rPr>
        <w:t>of</w:t>
      </w:r>
      <w:proofErr w:type="spellEnd"/>
      <w:r>
        <w:rPr>
          <w:lang w:val="es-PE"/>
        </w:rPr>
        <w:t xml:space="preserve"> </w:t>
      </w:r>
      <w:proofErr w:type="spellStart"/>
      <w:r>
        <w:rPr>
          <w:lang w:val="es-PE"/>
        </w:rPr>
        <w:t>our</w:t>
      </w:r>
      <w:proofErr w:type="spellEnd"/>
      <w:r>
        <w:rPr>
          <w:lang w:val="es-PE"/>
        </w:rPr>
        <w:t xml:space="preserve"> </w:t>
      </w:r>
      <w:proofErr w:type="spellStart"/>
      <w:r>
        <w:rPr>
          <w:lang w:val="es-PE"/>
        </w:rPr>
        <w:t>main</w:t>
      </w:r>
      <w:proofErr w:type="spellEnd"/>
      <w:r>
        <w:rPr>
          <w:lang w:val="es-PE"/>
        </w:rPr>
        <w:t xml:space="preserve"> </w:t>
      </w:r>
      <w:proofErr w:type="spellStart"/>
      <w:r>
        <w:rPr>
          <w:lang w:val="es-PE"/>
        </w:rPr>
        <w:t>results</w:t>
      </w:r>
      <w:proofErr w:type="spellEnd"/>
      <w:r>
        <w:rPr>
          <w:lang w:val="es-PE"/>
        </w:rPr>
        <w:t>...</w:t>
      </w:r>
    </w:p>
  </w:comment>
  <w:comment w:id="20" w:author="Carlos TORO HUAMANCHUMO" w:date="2026-06-18T23:48:00Z" w:initials="CT">
    <w:p w14:paraId="4ABC7DD3" w14:textId="77777777" w:rsidR="005C2145" w:rsidRDefault="005C2145" w:rsidP="005C2145">
      <w:pPr>
        <w:pStyle w:val="Kommentartext"/>
      </w:pPr>
      <w:r>
        <w:rPr>
          <w:rStyle w:val="Kommentarzeichen"/>
        </w:rPr>
        <w:annotationRef/>
      </w:r>
      <w:r>
        <w:t xml:space="preserve">R Core Team. R: a language and environment for statistical computing. Vienna: R Foundation for Statistical Computing; 2023. Available from: </w:t>
      </w:r>
      <w:hyperlink r:id="rId12" w:history="1">
        <w:r w:rsidRPr="001D55F6">
          <w:rPr>
            <w:rStyle w:val="Hyperlink"/>
          </w:rPr>
          <w:t>https://www.R-project.org/</w:t>
        </w:r>
      </w:hyperlink>
    </w:p>
  </w:comment>
  <w:comment w:id="21" w:author="Carlos TORO HUAMANCHUMO" w:date="2026-06-19T00:11:00Z" w:initials="CT">
    <w:p w14:paraId="293E8635" w14:textId="77777777" w:rsidR="00B8780B" w:rsidRDefault="00B8780B" w:rsidP="00B8780B">
      <w:pPr>
        <w:pStyle w:val="Kommentartext"/>
      </w:pPr>
      <w:r>
        <w:rPr>
          <w:rStyle w:val="Kommentarzeichen"/>
        </w:rPr>
        <w:annotationRef/>
      </w:r>
      <w:proofErr w:type="spellStart"/>
      <w:r>
        <w:rPr>
          <w:lang w:val="es-PE"/>
        </w:rPr>
        <w:t>Btw</w:t>
      </w:r>
      <w:proofErr w:type="spellEnd"/>
      <w:r>
        <w:rPr>
          <w:lang w:val="es-PE"/>
        </w:rPr>
        <w:t xml:space="preserve">, I am </w:t>
      </w:r>
      <w:proofErr w:type="spellStart"/>
      <w:r>
        <w:rPr>
          <w:lang w:val="es-PE"/>
        </w:rPr>
        <w:t>not</w:t>
      </w:r>
      <w:proofErr w:type="spellEnd"/>
      <w:r>
        <w:rPr>
          <w:lang w:val="es-PE"/>
        </w:rPr>
        <w:t xml:space="preserve"> </w:t>
      </w:r>
      <w:proofErr w:type="spellStart"/>
      <w:r>
        <w:rPr>
          <w:lang w:val="es-PE"/>
        </w:rPr>
        <w:t>sure</w:t>
      </w:r>
      <w:proofErr w:type="spellEnd"/>
      <w:r>
        <w:rPr>
          <w:lang w:val="es-PE"/>
        </w:rPr>
        <w:t xml:space="preserve"> </w:t>
      </w:r>
      <w:proofErr w:type="spellStart"/>
      <w:r>
        <w:rPr>
          <w:lang w:val="es-PE"/>
        </w:rPr>
        <w:t>whether</w:t>
      </w:r>
      <w:proofErr w:type="spellEnd"/>
      <w:r>
        <w:rPr>
          <w:lang w:val="es-PE"/>
        </w:rPr>
        <w:t xml:space="preserve"> Figure 1 </w:t>
      </w:r>
      <w:proofErr w:type="spellStart"/>
      <w:r>
        <w:rPr>
          <w:lang w:val="es-PE"/>
        </w:rPr>
        <w:t>should</w:t>
      </w:r>
      <w:proofErr w:type="spellEnd"/>
      <w:r>
        <w:rPr>
          <w:lang w:val="es-PE"/>
        </w:rPr>
        <w:t xml:space="preserve"> </w:t>
      </w:r>
      <w:proofErr w:type="spellStart"/>
      <w:r>
        <w:rPr>
          <w:lang w:val="es-PE"/>
        </w:rPr>
        <w:t>remain</w:t>
      </w:r>
      <w:proofErr w:type="spellEnd"/>
      <w:r>
        <w:rPr>
          <w:lang w:val="es-PE"/>
        </w:rPr>
        <w:t xml:space="preserve"> in </w:t>
      </w:r>
      <w:proofErr w:type="spellStart"/>
      <w:r>
        <w:rPr>
          <w:lang w:val="es-PE"/>
        </w:rPr>
        <w:t>the</w:t>
      </w:r>
      <w:proofErr w:type="spellEnd"/>
      <w:r>
        <w:rPr>
          <w:lang w:val="es-PE"/>
        </w:rPr>
        <w:t xml:space="preserve"> </w:t>
      </w:r>
      <w:proofErr w:type="spellStart"/>
      <w:r>
        <w:rPr>
          <w:lang w:val="es-PE"/>
        </w:rPr>
        <w:t>main</w:t>
      </w:r>
      <w:proofErr w:type="spellEnd"/>
      <w:r>
        <w:rPr>
          <w:lang w:val="es-PE"/>
        </w:rPr>
        <w:t xml:space="preserve"> </w:t>
      </w:r>
      <w:proofErr w:type="spellStart"/>
      <w:r>
        <w:rPr>
          <w:lang w:val="es-PE"/>
        </w:rPr>
        <w:t>text</w:t>
      </w:r>
      <w:proofErr w:type="spellEnd"/>
      <w:r>
        <w:rPr>
          <w:lang w:val="es-PE"/>
        </w:rPr>
        <w:t xml:space="preserve"> </w:t>
      </w:r>
      <w:proofErr w:type="spellStart"/>
      <w:r>
        <w:rPr>
          <w:lang w:val="es-PE"/>
        </w:rPr>
        <w:t>or</w:t>
      </w:r>
      <w:proofErr w:type="spellEnd"/>
      <w:r>
        <w:rPr>
          <w:lang w:val="es-PE"/>
        </w:rPr>
        <w:t xml:space="preserve"> be moved </w:t>
      </w:r>
      <w:proofErr w:type="spellStart"/>
      <w:r>
        <w:rPr>
          <w:lang w:val="es-PE"/>
        </w:rPr>
        <w:t>to</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supp</w:t>
      </w:r>
      <w:proofErr w:type="spellEnd"/>
      <w:r>
        <w:rPr>
          <w:lang w:val="es-PE"/>
        </w:rPr>
        <w:t xml:space="preserve"> material, </w:t>
      </w:r>
      <w:proofErr w:type="spellStart"/>
      <w:r>
        <w:rPr>
          <w:lang w:val="es-PE"/>
        </w:rPr>
        <w:t>since</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paper</w:t>
      </w:r>
      <w:proofErr w:type="spellEnd"/>
      <w:r>
        <w:rPr>
          <w:lang w:val="es-PE"/>
        </w:rPr>
        <w:t xml:space="preserve"> </w:t>
      </w:r>
      <w:proofErr w:type="spellStart"/>
      <w:r>
        <w:rPr>
          <w:lang w:val="es-PE"/>
        </w:rPr>
        <w:t>is</w:t>
      </w:r>
      <w:proofErr w:type="spellEnd"/>
      <w:r>
        <w:rPr>
          <w:lang w:val="es-PE"/>
        </w:rPr>
        <w:t xml:space="preserve"> </w:t>
      </w:r>
      <w:proofErr w:type="spellStart"/>
      <w:r>
        <w:rPr>
          <w:lang w:val="es-PE"/>
        </w:rPr>
        <w:t>primarily</w:t>
      </w:r>
      <w:proofErr w:type="spellEnd"/>
      <w:r>
        <w:rPr>
          <w:lang w:val="es-PE"/>
        </w:rPr>
        <w:t xml:space="preserve"> </w:t>
      </w:r>
      <w:proofErr w:type="spellStart"/>
      <w:r>
        <w:rPr>
          <w:lang w:val="es-PE"/>
        </w:rPr>
        <w:t>about</w:t>
      </w:r>
      <w:proofErr w:type="spellEnd"/>
      <w:r>
        <w:rPr>
          <w:lang w:val="es-PE"/>
        </w:rPr>
        <w:t xml:space="preserve"> </w:t>
      </w:r>
      <w:proofErr w:type="spellStart"/>
      <w:r>
        <w:rPr>
          <w:lang w:val="es-PE"/>
        </w:rPr>
        <w:t>incidence</w:t>
      </w:r>
      <w:proofErr w:type="spellEnd"/>
      <w:r>
        <w:rPr>
          <w:lang w:val="es-PE"/>
        </w:rPr>
        <w:t xml:space="preserve">. I </w:t>
      </w:r>
      <w:proofErr w:type="spellStart"/>
      <w:r>
        <w:rPr>
          <w:lang w:val="es-PE"/>
        </w:rPr>
        <w:t>know</w:t>
      </w:r>
      <w:proofErr w:type="spellEnd"/>
      <w:r>
        <w:rPr>
          <w:lang w:val="es-PE"/>
        </w:rPr>
        <w:t xml:space="preserve"> </w:t>
      </w:r>
      <w:proofErr w:type="spellStart"/>
      <w:r>
        <w:rPr>
          <w:lang w:val="es-PE"/>
        </w:rPr>
        <w:t>it</w:t>
      </w:r>
      <w:proofErr w:type="spellEnd"/>
      <w:r>
        <w:rPr>
          <w:lang w:val="es-PE"/>
        </w:rPr>
        <w:t xml:space="preserve"> </w:t>
      </w:r>
      <w:proofErr w:type="spellStart"/>
      <w:r>
        <w:rPr>
          <w:lang w:val="es-PE"/>
        </w:rPr>
        <w:t>is</w:t>
      </w:r>
      <w:proofErr w:type="spellEnd"/>
      <w:r>
        <w:rPr>
          <w:lang w:val="es-PE"/>
        </w:rPr>
        <w:t xml:space="preserve"> </w:t>
      </w:r>
      <w:proofErr w:type="spellStart"/>
      <w:r>
        <w:rPr>
          <w:lang w:val="es-PE"/>
        </w:rPr>
        <w:t>part</w:t>
      </w:r>
      <w:proofErr w:type="spellEnd"/>
      <w:r>
        <w:rPr>
          <w:lang w:val="es-PE"/>
        </w:rPr>
        <w:t xml:space="preserve"> </w:t>
      </w:r>
      <w:proofErr w:type="spellStart"/>
      <w:r>
        <w:rPr>
          <w:lang w:val="es-PE"/>
        </w:rPr>
        <w:t>of</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estimation</w:t>
      </w:r>
      <w:proofErr w:type="spellEnd"/>
      <w:r>
        <w:rPr>
          <w:lang w:val="es-PE"/>
        </w:rPr>
        <w:t xml:space="preserve"> </w:t>
      </w:r>
      <w:proofErr w:type="spellStart"/>
      <w:r>
        <w:rPr>
          <w:lang w:val="es-PE"/>
        </w:rPr>
        <w:t>process</w:t>
      </w:r>
      <w:proofErr w:type="spellEnd"/>
      <w:r>
        <w:rPr>
          <w:lang w:val="es-PE"/>
        </w:rPr>
        <w:t xml:space="preserve">, </w:t>
      </w:r>
      <w:proofErr w:type="spellStart"/>
      <w:r>
        <w:rPr>
          <w:lang w:val="es-PE"/>
        </w:rPr>
        <w:t>but</w:t>
      </w:r>
      <w:proofErr w:type="spellEnd"/>
      <w:r>
        <w:rPr>
          <w:lang w:val="es-PE"/>
        </w:rPr>
        <w:t xml:space="preserve"> I am </w:t>
      </w:r>
      <w:proofErr w:type="spellStart"/>
      <w:r>
        <w:rPr>
          <w:lang w:val="es-PE"/>
        </w:rPr>
        <w:t>not</w:t>
      </w:r>
      <w:proofErr w:type="spellEnd"/>
      <w:r>
        <w:rPr>
          <w:lang w:val="es-PE"/>
        </w:rPr>
        <w:t xml:space="preserve"> </w:t>
      </w:r>
      <w:proofErr w:type="spellStart"/>
      <w:r>
        <w:rPr>
          <w:lang w:val="es-PE"/>
        </w:rPr>
        <w:t>sure</w:t>
      </w:r>
      <w:proofErr w:type="spellEnd"/>
      <w:r>
        <w:rPr>
          <w:lang w:val="es-PE"/>
        </w:rPr>
        <w:t xml:space="preserve"> </w:t>
      </w:r>
      <w:proofErr w:type="spellStart"/>
      <w:r>
        <w:rPr>
          <w:lang w:val="es-PE"/>
        </w:rPr>
        <w:t>whether</w:t>
      </w:r>
      <w:proofErr w:type="spellEnd"/>
      <w:r>
        <w:rPr>
          <w:lang w:val="es-PE"/>
        </w:rPr>
        <w:t xml:space="preserve"> </w:t>
      </w:r>
      <w:proofErr w:type="spellStart"/>
      <w:r>
        <w:rPr>
          <w:lang w:val="es-PE"/>
        </w:rPr>
        <w:t>it</w:t>
      </w:r>
      <w:proofErr w:type="spellEnd"/>
      <w:r>
        <w:rPr>
          <w:lang w:val="es-PE"/>
        </w:rPr>
        <w:t xml:space="preserve"> </w:t>
      </w:r>
      <w:proofErr w:type="spellStart"/>
      <w:r>
        <w:rPr>
          <w:lang w:val="es-PE"/>
        </w:rPr>
        <w:t>adds</w:t>
      </w:r>
      <w:proofErr w:type="spellEnd"/>
      <w:r>
        <w:rPr>
          <w:lang w:val="es-PE"/>
        </w:rPr>
        <w:t xml:space="preserve"> </w:t>
      </w:r>
      <w:proofErr w:type="spellStart"/>
      <w:r>
        <w:rPr>
          <w:lang w:val="es-PE"/>
        </w:rPr>
        <w:t>enough</w:t>
      </w:r>
      <w:proofErr w:type="spellEnd"/>
      <w:r>
        <w:rPr>
          <w:lang w:val="es-PE"/>
        </w:rPr>
        <w:t xml:space="preserve"> </w:t>
      </w:r>
      <w:proofErr w:type="spellStart"/>
      <w:r>
        <w:rPr>
          <w:lang w:val="es-PE"/>
        </w:rPr>
        <w:t>to</w:t>
      </w:r>
      <w:proofErr w:type="spellEnd"/>
      <w:r>
        <w:rPr>
          <w:lang w:val="es-PE"/>
        </w:rPr>
        <w:t xml:space="preserve"> </w:t>
      </w:r>
      <w:proofErr w:type="spellStart"/>
      <w:r>
        <w:rPr>
          <w:lang w:val="es-PE"/>
        </w:rPr>
        <w:t>justify</w:t>
      </w:r>
      <w:proofErr w:type="spellEnd"/>
      <w:r>
        <w:rPr>
          <w:lang w:val="es-PE"/>
        </w:rPr>
        <w:t xml:space="preserve"> </w:t>
      </w:r>
      <w:proofErr w:type="spellStart"/>
      <w:r>
        <w:rPr>
          <w:lang w:val="es-PE"/>
        </w:rPr>
        <w:t>inclusion</w:t>
      </w:r>
      <w:proofErr w:type="spellEnd"/>
      <w:r>
        <w:rPr>
          <w:lang w:val="es-PE"/>
        </w:rPr>
        <w:t xml:space="preserve"> in </w:t>
      </w:r>
      <w:proofErr w:type="spellStart"/>
      <w:r>
        <w:rPr>
          <w:lang w:val="es-PE"/>
        </w:rPr>
        <w:t>the</w:t>
      </w:r>
      <w:proofErr w:type="spellEnd"/>
      <w:r>
        <w:rPr>
          <w:lang w:val="es-PE"/>
        </w:rPr>
        <w:t xml:space="preserve"> </w:t>
      </w:r>
      <w:proofErr w:type="spellStart"/>
      <w:r>
        <w:rPr>
          <w:lang w:val="es-PE"/>
        </w:rPr>
        <w:t>main</w:t>
      </w:r>
      <w:proofErr w:type="spellEnd"/>
      <w:r>
        <w:rPr>
          <w:lang w:val="es-PE"/>
        </w:rPr>
        <w:t xml:space="preserve"> </w:t>
      </w:r>
      <w:proofErr w:type="spellStart"/>
      <w:r>
        <w:rPr>
          <w:lang w:val="es-PE"/>
        </w:rPr>
        <w:t>text</w:t>
      </w:r>
      <w:proofErr w:type="spellEnd"/>
      <w:r>
        <w:rPr>
          <w:lang w:val="es-PE"/>
        </w:rPr>
        <w:t xml:space="preserve">, </w:t>
      </w:r>
      <w:proofErr w:type="spellStart"/>
      <w:r>
        <w:rPr>
          <w:lang w:val="es-PE"/>
        </w:rPr>
        <w:t>especially</w:t>
      </w:r>
      <w:proofErr w:type="spellEnd"/>
      <w:r>
        <w:rPr>
          <w:lang w:val="es-PE"/>
        </w:rPr>
        <w:t xml:space="preserve"> </w:t>
      </w:r>
      <w:proofErr w:type="spellStart"/>
      <w:r>
        <w:rPr>
          <w:lang w:val="es-PE"/>
        </w:rPr>
        <w:t>because</w:t>
      </w:r>
      <w:proofErr w:type="spellEnd"/>
      <w:r>
        <w:rPr>
          <w:lang w:val="es-PE"/>
        </w:rPr>
        <w:t xml:space="preserve"> </w:t>
      </w:r>
      <w:proofErr w:type="spellStart"/>
      <w:r>
        <w:rPr>
          <w:lang w:val="es-PE"/>
        </w:rPr>
        <w:t>that</w:t>
      </w:r>
      <w:proofErr w:type="spellEnd"/>
      <w:r>
        <w:rPr>
          <w:lang w:val="es-PE"/>
        </w:rPr>
        <w:t xml:space="preserve"> </w:t>
      </w:r>
      <w:proofErr w:type="spellStart"/>
      <w:r>
        <w:rPr>
          <w:lang w:val="es-PE"/>
        </w:rPr>
        <w:t>would</w:t>
      </w:r>
      <w:proofErr w:type="spellEnd"/>
      <w:r>
        <w:rPr>
          <w:lang w:val="es-PE"/>
        </w:rPr>
        <w:t xml:space="preserve"> </w:t>
      </w:r>
      <w:proofErr w:type="spellStart"/>
      <w:r>
        <w:rPr>
          <w:lang w:val="es-PE"/>
        </w:rPr>
        <w:t>probably</w:t>
      </w:r>
      <w:proofErr w:type="spellEnd"/>
      <w:r>
        <w:rPr>
          <w:lang w:val="es-PE"/>
        </w:rPr>
        <w:t xml:space="preserve"> </w:t>
      </w:r>
      <w:proofErr w:type="spellStart"/>
      <w:r>
        <w:rPr>
          <w:lang w:val="es-PE"/>
        </w:rPr>
        <w:t>require</w:t>
      </w:r>
      <w:proofErr w:type="spellEnd"/>
      <w:r>
        <w:rPr>
          <w:lang w:val="es-PE"/>
        </w:rPr>
        <w:t xml:space="preserve"> </w:t>
      </w:r>
      <w:proofErr w:type="spellStart"/>
      <w:r>
        <w:rPr>
          <w:lang w:val="es-PE"/>
        </w:rPr>
        <w:t>us</w:t>
      </w:r>
      <w:proofErr w:type="spellEnd"/>
      <w:r>
        <w:rPr>
          <w:lang w:val="es-PE"/>
        </w:rPr>
        <w:t xml:space="preserve"> </w:t>
      </w:r>
      <w:proofErr w:type="spellStart"/>
      <w:r>
        <w:rPr>
          <w:lang w:val="es-PE"/>
        </w:rPr>
        <w:t>to</w:t>
      </w:r>
      <w:proofErr w:type="spellEnd"/>
      <w:r>
        <w:rPr>
          <w:lang w:val="es-PE"/>
        </w:rPr>
        <w:t xml:space="preserve"> </w:t>
      </w:r>
      <w:proofErr w:type="spellStart"/>
      <w:r>
        <w:rPr>
          <w:lang w:val="es-PE"/>
        </w:rPr>
        <w:t>discuss</w:t>
      </w:r>
      <w:proofErr w:type="spellEnd"/>
      <w:r>
        <w:rPr>
          <w:lang w:val="es-PE"/>
        </w:rPr>
        <w:t xml:space="preserve"> </w:t>
      </w:r>
      <w:proofErr w:type="spellStart"/>
      <w:r>
        <w:rPr>
          <w:lang w:val="es-PE"/>
        </w:rPr>
        <w:t>it</w:t>
      </w:r>
      <w:proofErr w:type="spellEnd"/>
      <w:r>
        <w:rPr>
          <w:lang w:val="es-PE"/>
        </w:rPr>
        <w:t xml:space="preserve"> </w:t>
      </w:r>
      <w:proofErr w:type="spellStart"/>
      <w:r>
        <w:rPr>
          <w:lang w:val="es-PE"/>
        </w:rPr>
        <w:t>explicitly</w:t>
      </w:r>
      <w:proofErr w:type="spellEnd"/>
      <w:r>
        <w:rPr>
          <w:lang w:val="es-PE"/>
        </w:rPr>
        <w:t xml:space="preserve">. </w:t>
      </w:r>
      <w:proofErr w:type="spellStart"/>
      <w:r>
        <w:rPr>
          <w:lang w:val="es-PE"/>
        </w:rPr>
        <w:t>Also</w:t>
      </w:r>
      <w:proofErr w:type="spellEnd"/>
      <w:r>
        <w:rPr>
          <w:lang w:val="es-PE"/>
        </w:rPr>
        <w:t xml:space="preserve">, </w:t>
      </w:r>
      <w:proofErr w:type="spellStart"/>
      <w:r>
        <w:rPr>
          <w:lang w:val="es-PE"/>
        </w:rPr>
        <w:t>prevalence</w:t>
      </w:r>
      <w:proofErr w:type="spellEnd"/>
      <w:r>
        <w:rPr>
          <w:lang w:val="es-PE"/>
        </w:rPr>
        <w:t xml:space="preserve"> data are </w:t>
      </w:r>
      <w:proofErr w:type="spellStart"/>
      <w:r>
        <w:rPr>
          <w:lang w:val="es-PE"/>
        </w:rPr>
        <w:t>already</w:t>
      </w:r>
      <w:proofErr w:type="spellEnd"/>
      <w:r>
        <w:rPr>
          <w:lang w:val="es-PE"/>
        </w:rPr>
        <w:t xml:space="preserve"> </w:t>
      </w:r>
      <w:proofErr w:type="spellStart"/>
      <w:r>
        <w:rPr>
          <w:lang w:val="es-PE"/>
        </w:rPr>
        <w:t>publicly</w:t>
      </w:r>
      <w:proofErr w:type="spellEnd"/>
      <w:r>
        <w:rPr>
          <w:lang w:val="es-PE"/>
        </w:rPr>
        <w:t xml:space="preserve"> </w:t>
      </w:r>
      <w:proofErr w:type="spellStart"/>
      <w:r>
        <w:rPr>
          <w:lang w:val="es-PE"/>
        </w:rPr>
        <w:t>available</w:t>
      </w:r>
      <w:proofErr w:type="spellEnd"/>
      <w:r>
        <w:rPr>
          <w:lang w:val="es-PE"/>
        </w:rPr>
        <w:t xml:space="preserve"> in </w:t>
      </w:r>
      <w:proofErr w:type="spellStart"/>
      <w:r>
        <w:rPr>
          <w:lang w:val="es-PE"/>
        </w:rPr>
        <w:t>Peru</w:t>
      </w:r>
      <w:proofErr w:type="spellEnd"/>
      <w:r>
        <w:rPr>
          <w:lang w:val="es-PE"/>
        </w:rPr>
        <w:t xml:space="preserve"> (ENDES </w:t>
      </w:r>
      <w:proofErr w:type="spellStart"/>
      <w:r>
        <w:rPr>
          <w:lang w:val="es-PE"/>
        </w:rPr>
        <w:t>annua</w:t>
      </w:r>
      <w:proofErr w:type="spellEnd"/>
      <w:r>
        <w:rPr>
          <w:lang w:val="es-PE"/>
        </w:rPr>
        <w:t xml:space="preserve"> </w:t>
      </w:r>
      <w:proofErr w:type="spellStart"/>
      <w:r>
        <w:rPr>
          <w:lang w:val="es-PE"/>
        </w:rPr>
        <w:t>lreports</w:t>
      </w:r>
      <w:proofErr w:type="spellEnd"/>
      <w:r>
        <w:rPr>
          <w:lang w:val="es-PE"/>
        </w:rPr>
        <w:t xml:space="preserve">), so I </w:t>
      </w:r>
      <w:proofErr w:type="spellStart"/>
      <w:r>
        <w:rPr>
          <w:lang w:val="es-PE"/>
        </w:rPr>
        <w:t>wonder</w:t>
      </w:r>
      <w:proofErr w:type="spellEnd"/>
      <w:r>
        <w:rPr>
          <w:lang w:val="es-PE"/>
        </w:rPr>
        <w:t xml:space="preserve"> </w:t>
      </w:r>
      <w:proofErr w:type="spellStart"/>
      <w:r>
        <w:rPr>
          <w:lang w:val="es-PE"/>
        </w:rPr>
        <w:t>whether</w:t>
      </w:r>
      <w:proofErr w:type="spellEnd"/>
      <w:r>
        <w:rPr>
          <w:lang w:val="es-PE"/>
        </w:rPr>
        <w:t xml:space="preserve"> </w:t>
      </w:r>
      <w:proofErr w:type="spellStart"/>
      <w:r>
        <w:rPr>
          <w:lang w:val="es-PE"/>
        </w:rPr>
        <w:t>it</w:t>
      </w:r>
      <w:proofErr w:type="spellEnd"/>
      <w:r>
        <w:rPr>
          <w:lang w:val="es-PE"/>
        </w:rPr>
        <w:t xml:space="preserve"> </w:t>
      </w:r>
      <w:proofErr w:type="spellStart"/>
      <w:r>
        <w:rPr>
          <w:lang w:val="es-PE"/>
        </w:rPr>
        <w:t>may</w:t>
      </w:r>
      <w:proofErr w:type="spellEnd"/>
      <w:r>
        <w:rPr>
          <w:lang w:val="es-PE"/>
        </w:rPr>
        <w:t xml:space="preserve"> be </w:t>
      </w:r>
      <w:proofErr w:type="spellStart"/>
      <w:r>
        <w:rPr>
          <w:lang w:val="es-PE"/>
        </w:rPr>
        <w:t>better</w:t>
      </w:r>
      <w:proofErr w:type="spellEnd"/>
      <w:r>
        <w:rPr>
          <w:lang w:val="es-PE"/>
        </w:rPr>
        <w:t xml:space="preserve"> placed in </w:t>
      </w:r>
      <w:proofErr w:type="spellStart"/>
      <w:r>
        <w:rPr>
          <w:lang w:val="es-PE"/>
        </w:rPr>
        <w:t>the</w:t>
      </w:r>
      <w:proofErr w:type="spellEnd"/>
      <w:r>
        <w:rPr>
          <w:lang w:val="es-PE"/>
        </w:rPr>
        <w:t xml:space="preserve"> </w:t>
      </w:r>
      <w:proofErr w:type="spellStart"/>
      <w:r>
        <w:rPr>
          <w:lang w:val="es-PE"/>
        </w:rPr>
        <w:t>supplement</w:t>
      </w:r>
      <w:proofErr w:type="spellEnd"/>
      <w:r>
        <w:rPr>
          <w:lang w:val="es-PE"/>
        </w:rPr>
        <w:t xml:space="preserve">… </w:t>
      </w:r>
    </w:p>
  </w:comment>
  <w:comment w:id="22" w:author="Tönnies, Thaddaeus" w:date="2026-06-24T09:33:00Z" w:initials="TT">
    <w:p w14:paraId="14E0CFE2" w14:textId="551677BA" w:rsidR="00FE5914" w:rsidRDefault="00FE5914">
      <w:pPr>
        <w:pStyle w:val="Kommentartext"/>
      </w:pPr>
      <w:r>
        <w:rPr>
          <w:rStyle w:val="Kommentarzeichen"/>
        </w:rPr>
        <w:annotationRef/>
      </w:r>
      <w:r>
        <w:t>I am fine with both options.</w:t>
      </w:r>
    </w:p>
  </w:comment>
  <w:comment w:id="23" w:author="Carlos TORO HUAMANCHUMO" w:date="2026-06-19T00:01:00Z" w:initials="CT">
    <w:p w14:paraId="56D469F3" w14:textId="77777777" w:rsidR="00343641" w:rsidRDefault="00343641" w:rsidP="00343641">
      <w:pPr>
        <w:pStyle w:val="Kommentartext"/>
      </w:pPr>
      <w:r>
        <w:rPr>
          <w:rStyle w:val="Kommentarzeichen"/>
        </w:rPr>
        <w:annotationRef/>
      </w:r>
      <w:hyperlink r:id="rId13" w:history="1">
        <w:r w:rsidRPr="00DF0DBE">
          <w:rPr>
            <w:rStyle w:val="Hyperlink"/>
          </w:rPr>
          <w:t>https://pubmed.ncbi.nlm.nih.gov/28878935/</w:t>
        </w:r>
      </w:hyperlink>
    </w:p>
  </w:comment>
  <w:comment w:id="24" w:author="Carlos TORO HUAMANCHUMO" w:date="2026-06-19T00:02:00Z" w:initials="CT">
    <w:p w14:paraId="1D01C9B9" w14:textId="77777777" w:rsidR="00343641" w:rsidRDefault="00343641" w:rsidP="00343641">
      <w:pPr>
        <w:pStyle w:val="Kommentartext"/>
      </w:pPr>
      <w:r>
        <w:rPr>
          <w:rStyle w:val="Kommentarzeichen"/>
        </w:rPr>
        <w:annotationRef/>
      </w:r>
      <w:hyperlink r:id="rId14" w:history="1">
        <w:r w:rsidRPr="00BB748D">
          <w:rPr>
            <w:rStyle w:val="Hyperlink"/>
          </w:rPr>
          <w:t>https://pubmed.ncbi.nlm.nih.gov/27710820/</w:t>
        </w:r>
      </w:hyperlink>
    </w:p>
  </w:comment>
  <w:comment w:id="25" w:author="Carlos TORO HUAMANCHUMO" w:date="2026-06-19T00:20:00Z" w:initials="CT">
    <w:p w14:paraId="648C354A" w14:textId="77777777" w:rsidR="00EB31F3" w:rsidRDefault="00EB31F3" w:rsidP="00EB31F3">
      <w:pPr>
        <w:pStyle w:val="Kommentartext"/>
      </w:pPr>
      <w:r>
        <w:rPr>
          <w:rStyle w:val="Kommentarzeichen"/>
        </w:rPr>
        <w:annotationRef/>
      </w:r>
      <w:hyperlink r:id="rId15" w:history="1">
        <w:r w:rsidRPr="00246888">
          <w:rPr>
            <w:rStyle w:val="Hyperlink"/>
          </w:rPr>
          <w:t>https://pubmed.ncbi.nlm.nih.gov/28878935/</w:t>
        </w:r>
      </w:hyperlink>
    </w:p>
  </w:comment>
  <w:comment w:id="26" w:author="Carlos TORO HUAMANCHUMO" w:date="2026-06-19T00:21:00Z" w:initials="CT">
    <w:p w14:paraId="31B2E757" w14:textId="77777777" w:rsidR="00EB31F3" w:rsidRDefault="00EB31F3" w:rsidP="00EB31F3">
      <w:pPr>
        <w:pStyle w:val="Kommentartext"/>
      </w:pPr>
      <w:r>
        <w:rPr>
          <w:rStyle w:val="Kommentarzeichen"/>
        </w:rPr>
        <w:annotationRef/>
      </w:r>
      <w:hyperlink r:id="rId16" w:history="1">
        <w:r w:rsidRPr="00492D84">
          <w:rPr>
            <w:rStyle w:val="Hyperlink"/>
          </w:rPr>
          <w:t>https://pubmed.ncbi.nlm.nih.gov/27710820/</w:t>
        </w:r>
      </w:hyperlink>
    </w:p>
  </w:comment>
  <w:comment w:id="27" w:author="Carlos TORO HUAMANCHUMO" w:date="2026-06-19T00:22:00Z" w:initials="CT">
    <w:p w14:paraId="582DF6BF" w14:textId="77777777" w:rsidR="00EB31F3" w:rsidRDefault="00EB31F3" w:rsidP="00EB31F3">
      <w:pPr>
        <w:pStyle w:val="Kommentartext"/>
      </w:pPr>
      <w:r>
        <w:rPr>
          <w:rStyle w:val="Kommentarzeichen"/>
        </w:rPr>
        <w:annotationRef/>
      </w:r>
      <w:hyperlink r:id="rId17" w:history="1">
        <w:r w:rsidRPr="00D749D8">
          <w:rPr>
            <w:rStyle w:val="Hyperlink"/>
          </w:rPr>
          <w:t>https://pubmed.ncbi.nlm.nih.gov/29615740/</w:t>
        </w:r>
      </w:hyperlink>
    </w:p>
  </w:comment>
  <w:comment w:id="28" w:author="Carlos TORO HUAMANCHUMO" w:date="2026-06-19T00:23:00Z" w:initials="CT">
    <w:p w14:paraId="54653E0E" w14:textId="77777777" w:rsidR="00EB31F3" w:rsidRDefault="00EB31F3" w:rsidP="00EB31F3">
      <w:pPr>
        <w:pStyle w:val="Kommentartext"/>
      </w:pPr>
      <w:r>
        <w:rPr>
          <w:rStyle w:val="Kommentarzeichen"/>
        </w:rPr>
        <w:annotationRef/>
      </w:r>
      <w:hyperlink r:id="rId18" w:history="1">
        <w:r w:rsidRPr="00CF385F">
          <w:rPr>
            <w:rStyle w:val="Hyperlink"/>
          </w:rPr>
          <w:t>https://pubmed.ncbi.nlm.nih.gov/39010051/</w:t>
        </w:r>
      </w:hyperlink>
    </w:p>
  </w:comment>
  <w:comment w:id="29" w:author="Carlos TORO HUAMANCHUMO" w:date="2026-06-19T00:28:00Z" w:initials="CT">
    <w:p w14:paraId="5160AABB" w14:textId="77777777" w:rsidR="00EB31F3" w:rsidRDefault="00EB31F3" w:rsidP="00EB31F3">
      <w:pPr>
        <w:pStyle w:val="Kommentartext"/>
      </w:pPr>
      <w:r>
        <w:rPr>
          <w:rStyle w:val="Kommentarzeichen"/>
        </w:rPr>
        <w:annotationRef/>
      </w:r>
      <w:hyperlink r:id="rId19" w:history="1">
        <w:r w:rsidRPr="00084C75">
          <w:rPr>
            <w:rStyle w:val="Hyperlink"/>
          </w:rPr>
          <w:t>https://pubmed.ncbi.nlm.nih.gov/40028617/</w:t>
        </w:r>
      </w:hyperlink>
    </w:p>
  </w:comment>
  <w:comment w:id="30" w:author="Carlos TORO HUAMANCHUMO" w:date="2026-06-19T00:28:00Z" w:initials="CT">
    <w:p w14:paraId="23045C0F" w14:textId="77777777" w:rsidR="00EB31F3" w:rsidRDefault="00EB31F3" w:rsidP="00EB31F3">
      <w:pPr>
        <w:pStyle w:val="Kommentartext"/>
      </w:pPr>
      <w:r>
        <w:rPr>
          <w:rStyle w:val="Kommentarzeichen"/>
        </w:rPr>
        <w:annotationRef/>
      </w:r>
      <w:hyperlink r:id="rId20" w:history="1">
        <w:r w:rsidRPr="00DE5E74">
          <w:rPr>
            <w:rStyle w:val="Hyperlink"/>
          </w:rPr>
          <w:t>https://pubmed.ncbi.nlm.nih.gov/40933175/</w:t>
        </w:r>
      </w:hyperlink>
    </w:p>
  </w:comment>
  <w:comment w:id="31" w:author="Carlos TORO HUAMANCHUMO" w:date="2026-06-19T00:29:00Z" w:initials="CT">
    <w:p w14:paraId="6C220FB1" w14:textId="77777777" w:rsidR="00EB31F3" w:rsidRDefault="00EB31F3" w:rsidP="00EB31F3">
      <w:pPr>
        <w:pStyle w:val="Kommentartext"/>
      </w:pPr>
      <w:r>
        <w:rPr>
          <w:rStyle w:val="Kommentarzeichen"/>
        </w:rPr>
        <w:annotationRef/>
      </w:r>
      <w:hyperlink r:id="rId21" w:history="1">
        <w:r w:rsidRPr="0075771B">
          <w:rPr>
            <w:rStyle w:val="Hyperlink"/>
          </w:rPr>
          <w:t>https://pubmed.ncbi.nlm.nih.gov/27710820/</w:t>
        </w:r>
      </w:hyperlink>
    </w:p>
    <w:p w14:paraId="71C0F827" w14:textId="77777777" w:rsidR="00EB31F3" w:rsidRDefault="00EB31F3" w:rsidP="00EB31F3">
      <w:pPr>
        <w:pStyle w:val="Kommentartext"/>
      </w:pPr>
    </w:p>
    <w:p w14:paraId="7DB4DE16" w14:textId="77777777" w:rsidR="00EB31F3" w:rsidRDefault="00000000" w:rsidP="00EB31F3">
      <w:pPr>
        <w:pStyle w:val="Kommentartext"/>
      </w:pPr>
      <w:hyperlink r:id="rId22" w:history="1">
        <w:r w:rsidR="00EB31F3" w:rsidRPr="0075771B">
          <w:rPr>
            <w:rStyle w:val="Hyperlink"/>
          </w:rPr>
          <w:t>https://pubmed.ncbi.nlm.nih.gov/26248550/</w:t>
        </w:r>
      </w:hyperlink>
    </w:p>
  </w:comment>
  <w:comment w:id="32" w:author="Carlos TORO HUAMANCHUMO" w:date="2026-06-19T00:30:00Z" w:initials="CT">
    <w:p w14:paraId="5849B820" w14:textId="77777777" w:rsidR="00771B32" w:rsidRDefault="00771B32" w:rsidP="00771B32">
      <w:pPr>
        <w:pStyle w:val="Kommentartext"/>
      </w:pPr>
      <w:r>
        <w:rPr>
          <w:rStyle w:val="Kommentarzeichen"/>
        </w:rPr>
        <w:annotationRef/>
      </w:r>
      <w:hyperlink r:id="rId23" w:history="1">
        <w:r w:rsidRPr="00770AB4">
          <w:rPr>
            <w:rStyle w:val="Hyperlink"/>
          </w:rPr>
          <w:t>https://pubmed.ncbi.nlm.nih.gov/29472520/</w:t>
        </w:r>
      </w:hyperlink>
    </w:p>
  </w:comment>
  <w:comment w:id="33" w:author="Carlos TORO HUAMANCHUMO" w:date="2026-06-19T00:32:00Z" w:initials="CT">
    <w:p w14:paraId="5DC34B97" w14:textId="77777777" w:rsidR="00771B32" w:rsidRDefault="00771B32" w:rsidP="00771B32">
      <w:pPr>
        <w:pStyle w:val="Kommentartext"/>
      </w:pPr>
      <w:r>
        <w:rPr>
          <w:rStyle w:val="Kommentarzeichen"/>
        </w:rPr>
        <w:annotationRef/>
      </w:r>
      <w:hyperlink r:id="rId24" w:history="1">
        <w:r w:rsidRPr="00B70468">
          <w:rPr>
            <w:rStyle w:val="Hyperlink"/>
          </w:rPr>
          <w:t>https://pubmed.ncbi.nlm.nih.gov/40570863/</w:t>
        </w:r>
      </w:hyperlink>
    </w:p>
  </w:comment>
  <w:comment w:id="34" w:author="Carlos TORO HUAMANCHUMO" w:date="2026-06-19T00:35:00Z" w:initials="CT">
    <w:p w14:paraId="238A4DCC" w14:textId="09CCDB54" w:rsidR="00771B32" w:rsidRDefault="00771B32" w:rsidP="00771B32">
      <w:pPr>
        <w:pStyle w:val="Kommentartext"/>
      </w:pPr>
      <w:r>
        <w:rPr>
          <w:rStyle w:val="Kommentarzeichen"/>
        </w:rPr>
        <w:annotationRef/>
      </w:r>
      <w:hyperlink r:id="rId25" w:history="1">
        <w:r w:rsidRPr="00DA648F">
          <w:rPr>
            <w:rStyle w:val="Hyperlink"/>
          </w:rPr>
          <w:t>https://pubmed.ncbi.nlm.nih.gov/35325624/</w:t>
        </w:r>
      </w:hyperlink>
    </w:p>
  </w:comment>
  <w:comment w:id="35" w:author="Carlos TORO HUAMANCHUMO" w:date="2026-06-19T00:34:00Z" w:initials="CT">
    <w:p w14:paraId="0B6C0AE5" w14:textId="77777777" w:rsidR="00771B32" w:rsidRDefault="00771B32" w:rsidP="00771B32">
      <w:pPr>
        <w:pStyle w:val="Kommentartext"/>
      </w:pPr>
      <w:r>
        <w:rPr>
          <w:rStyle w:val="Kommentarzeichen"/>
        </w:rPr>
        <w:annotationRef/>
      </w:r>
      <w:hyperlink r:id="rId26" w:history="1">
        <w:r w:rsidRPr="00344E25">
          <w:rPr>
            <w:rStyle w:val="Hyperlink"/>
            <w:lang w:val="es-PE"/>
          </w:rPr>
          <w:t>https://pubmed.ncbi.nlm.nih.gov/35415391/</w:t>
        </w:r>
      </w:hyperlink>
    </w:p>
    <w:p w14:paraId="4AEAA9F7" w14:textId="77777777" w:rsidR="00771B32" w:rsidRDefault="00771B32" w:rsidP="00771B32">
      <w:pPr>
        <w:pStyle w:val="Kommentartext"/>
      </w:pPr>
    </w:p>
    <w:p w14:paraId="6025B42C" w14:textId="77777777" w:rsidR="00771B32" w:rsidRDefault="00000000" w:rsidP="00771B32">
      <w:pPr>
        <w:pStyle w:val="Kommentartext"/>
      </w:pPr>
      <w:hyperlink r:id="rId27" w:history="1">
        <w:r w:rsidR="00771B32" w:rsidRPr="00344E25">
          <w:rPr>
            <w:rStyle w:val="Hyperlink"/>
          </w:rPr>
          <w:t>https://pubmed.ncbi.nlm.nih.gov/37254139/</w:t>
        </w:r>
      </w:hyperlink>
    </w:p>
  </w:comment>
  <w:comment w:id="36" w:author="Carlos TORO HUAMANCHUMO" w:date="2026-06-19T00:37:00Z" w:initials="CT">
    <w:p w14:paraId="2FCB5533" w14:textId="77777777" w:rsidR="00771B32" w:rsidRDefault="00771B32" w:rsidP="00771B32">
      <w:pPr>
        <w:pStyle w:val="Kommentartext"/>
      </w:pPr>
      <w:r>
        <w:rPr>
          <w:rStyle w:val="Kommentarzeichen"/>
        </w:rPr>
        <w:annotationRef/>
      </w:r>
      <w:hyperlink r:id="rId28" w:history="1">
        <w:r w:rsidRPr="00C37402">
          <w:rPr>
            <w:rStyle w:val="Hyperlink"/>
          </w:rPr>
          <w:t>https://pubmed.ncbi.nlm.nih.gov/41071815/</w:t>
        </w:r>
      </w:hyperlink>
    </w:p>
  </w:comment>
  <w:comment w:id="37" w:author="Carlos TORO HUAMANCHUMO" w:date="2026-06-19T00:42:00Z" w:initials="CT">
    <w:p w14:paraId="4E8AD3F4" w14:textId="77777777" w:rsidR="00E2051F" w:rsidRDefault="00E2051F" w:rsidP="00E2051F">
      <w:pPr>
        <w:pStyle w:val="Kommentartext"/>
      </w:pPr>
      <w:r>
        <w:rPr>
          <w:rStyle w:val="Kommentarzeichen"/>
        </w:rPr>
        <w:annotationRef/>
      </w:r>
      <w:hyperlink r:id="rId29" w:history="1">
        <w:r w:rsidRPr="00A71EA8">
          <w:rPr>
            <w:rStyle w:val="Hyperlink"/>
          </w:rPr>
          <w:t>https://pubmed.ncbi.nlm.nih.gov/40933175/</w:t>
        </w:r>
      </w:hyperlink>
    </w:p>
  </w:comment>
  <w:comment w:id="38" w:author="Carlos TORO HUAMANCHUMO" w:date="2026-06-19T00:46:00Z" w:initials="CT">
    <w:p w14:paraId="1E1CD1F6" w14:textId="77777777" w:rsidR="00E2051F" w:rsidRDefault="00E2051F" w:rsidP="00E2051F">
      <w:pPr>
        <w:pStyle w:val="Kommentartext"/>
      </w:pPr>
      <w:r>
        <w:rPr>
          <w:rStyle w:val="Kommentarzeichen"/>
        </w:rPr>
        <w:annotationRef/>
      </w:r>
      <w:hyperlink r:id="rId30" w:history="1">
        <w:r w:rsidRPr="005C38D2">
          <w:rPr>
            <w:rStyle w:val="Hyperlink"/>
          </w:rPr>
          <w:t>https://pubmed.ncbi.nlm.nih.gov/23959757/</w:t>
        </w:r>
      </w:hyperlink>
    </w:p>
  </w:comment>
  <w:comment w:id="39" w:author="Carlos TORO HUAMANCHUMO" w:date="2026-06-19T00:50:00Z" w:initials="CT">
    <w:p w14:paraId="6A917C55" w14:textId="77777777" w:rsidR="00AC6CB0" w:rsidRDefault="00AC6CB0" w:rsidP="00AC6CB0">
      <w:pPr>
        <w:pStyle w:val="Kommentartext"/>
      </w:pPr>
      <w:r>
        <w:rPr>
          <w:rStyle w:val="Kommentarzeichen"/>
        </w:rPr>
        <w:annotationRef/>
      </w:r>
      <w:hyperlink r:id="rId31" w:history="1">
        <w:r w:rsidRPr="003956BE">
          <w:rPr>
            <w:rStyle w:val="Hyperlink"/>
          </w:rPr>
          <w:t>https://pubmed.ncbi.nlm.nih.gov/32770407/</w:t>
        </w:r>
      </w:hyperlink>
    </w:p>
    <w:p w14:paraId="6A5BBD77" w14:textId="77777777" w:rsidR="00AC6CB0" w:rsidRDefault="00AC6CB0" w:rsidP="00AC6CB0">
      <w:pPr>
        <w:pStyle w:val="Kommentartext"/>
      </w:pPr>
    </w:p>
    <w:p w14:paraId="397CA922" w14:textId="77777777" w:rsidR="00AC6CB0" w:rsidRDefault="00000000" w:rsidP="00AC6CB0">
      <w:pPr>
        <w:pStyle w:val="Kommentartext"/>
      </w:pPr>
      <w:hyperlink r:id="rId32" w:history="1">
        <w:r w:rsidR="00AC6CB0" w:rsidRPr="003956BE">
          <w:rPr>
            <w:rStyle w:val="Hyperlink"/>
          </w:rPr>
          <w:t>https://pubmed.ncbi.nlm.nih.gov/36702562/</w:t>
        </w:r>
      </w:hyperlink>
    </w:p>
  </w:comment>
  <w:comment w:id="40" w:author="Carlos TORO HUAMANCHUMO" w:date="2026-06-19T01:01:00Z" w:initials="CT">
    <w:p w14:paraId="06F9078D" w14:textId="77777777" w:rsidR="00A553D7" w:rsidRDefault="00A553D7" w:rsidP="00A553D7">
      <w:pPr>
        <w:pStyle w:val="Kommentartext"/>
      </w:pPr>
      <w:r>
        <w:rPr>
          <w:rStyle w:val="Kommentarzeichen"/>
        </w:rPr>
        <w:annotationRef/>
      </w:r>
      <w:r>
        <w:t>Feel free to add additional strengths or limitations.</w:t>
      </w:r>
    </w:p>
  </w:comment>
  <w:comment w:id="41" w:author="Carlos TORO HUAMANCHUMO" w:date="2026-06-19T00:55:00Z" w:initials="CT">
    <w:p w14:paraId="65A391AF" w14:textId="77777777" w:rsidR="00AC6CB0" w:rsidRDefault="00AC6CB0" w:rsidP="00AC6CB0">
      <w:pPr>
        <w:pStyle w:val="Kommentartext"/>
      </w:pPr>
      <w:r>
        <w:rPr>
          <w:rStyle w:val="Kommentarzeichen"/>
        </w:rPr>
        <w:annotationRef/>
      </w:r>
      <w:hyperlink r:id="rId33" w:history="1">
        <w:r w:rsidRPr="00F64D25">
          <w:rPr>
            <w:rStyle w:val="Hyperlink"/>
          </w:rPr>
          <w:t>https://pubmed.ncbi.nlm.nih.gov/24333220/</w:t>
        </w:r>
      </w:hyperlink>
    </w:p>
    <w:p w14:paraId="4F18CCB3" w14:textId="77777777" w:rsidR="00AC6CB0" w:rsidRDefault="00AC6CB0" w:rsidP="00AC6CB0">
      <w:pPr>
        <w:pStyle w:val="Kommentartext"/>
      </w:pPr>
    </w:p>
    <w:p w14:paraId="5CBECF8E" w14:textId="77777777" w:rsidR="00AC6CB0" w:rsidRDefault="00000000" w:rsidP="00AC6CB0">
      <w:pPr>
        <w:pStyle w:val="Kommentartext"/>
      </w:pPr>
      <w:hyperlink r:id="rId34" w:history="1">
        <w:r w:rsidR="00AC6CB0" w:rsidRPr="00F64D25">
          <w:rPr>
            <w:rStyle w:val="Hyperlink"/>
          </w:rPr>
          <w:t>https://pubmed.ncbi.nlm.nih.gov/39010051/</w:t>
        </w:r>
      </w:hyperlink>
    </w:p>
  </w:comment>
  <w:comment w:id="42" w:author="Carlos TORO HUAMANCHUMO" w:date="2026-06-19T00:57:00Z" w:initials="CT">
    <w:p w14:paraId="7A4502B0" w14:textId="77777777" w:rsidR="00AC6CB0" w:rsidRDefault="00AC6CB0" w:rsidP="00AC6CB0">
      <w:pPr>
        <w:pStyle w:val="Kommentartext"/>
      </w:pPr>
      <w:r>
        <w:rPr>
          <w:rStyle w:val="Kommentarzeichen"/>
        </w:rPr>
        <w:annotationRef/>
      </w:r>
      <w:r>
        <w:t xml:space="preserve">International Diabetes Federation. IDF Diabetes Atlas. 11th ed. Brussels: IDF; 2025. Available from: </w:t>
      </w:r>
      <w:hyperlink r:id="rId35" w:history="1">
        <w:r w:rsidRPr="00DB1C22">
          <w:rPr>
            <w:rStyle w:val="Hyperlink"/>
          </w:rPr>
          <w:t>https://diabetesatlas.org</w:t>
        </w:r>
      </w:hyperlink>
      <w:r>
        <w:t xml:space="preserve"> </w:t>
      </w:r>
    </w:p>
  </w:comment>
  <w:comment w:id="43" w:author="Tönnies, Thaddaeus" w:date="2026-06-24T09:41:00Z" w:initials="TT">
    <w:p w14:paraId="0725401E" w14:textId="49B4A058" w:rsidR="00FE5914" w:rsidRDefault="00FE5914">
      <w:pPr>
        <w:pStyle w:val="Kommentartext"/>
      </w:pPr>
      <w:r>
        <w:rPr>
          <w:rStyle w:val="Kommentarzeichen"/>
        </w:rPr>
        <w:annotationRef/>
      </w:r>
      <w:r>
        <w:t>Maybe add that the increase we observed could therefore be partly explained by increased detection of diabetes?</w:t>
      </w:r>
    </w:p>
  </w:comment>
  <w:comment w:id="44" w:author="Carlos TORO HUAMANCHUMO" w:date="2026-06-19T00:58:00Z" w:initials="CT">
    <w:p w14:paraId="0A1623F9" w14:textId="77777777" w:rsidR="00AC6CB0" w:rsidRDefault="00AC6CB0" w:rsidP="00AC6CB0">
      <w:pPr>
        <w:pStyle w:val="Kommentartext"/>
      </w:pPr>
      <w:r>
        <w:rPr>
          <w:rStyle w:val="Kommentarzeichen"/>
        </w:rPr>
        <w:annotationRef/>
      </w:r>
      <w:hyperlink r:id="rId36" w:history="1">
        <w:r w:rsidRPr="00526329">
          <w:rPr>
            <w:rStyle w:val="Hyperlink"/>
          </w:rPr>
          <w:t>https://pubmed.ncbi.nlm.nih.gov/36113507/</w:t>
        </w:r>
      </w:hyperlink>
    </w:p>
  </w:comment>
  <w:comment w:id="47" w:author="Tönnies, Thaddaeus" w:date="2026-06-24T09:44:00Z" w:initials="TT">
    <w:p w14:paraId="5FA4AE7F" w14:textId="5A4F9247" w:rsidR="00FE5914" w:rsidRDefault="00FE5914">
      <w:pPr>
        <w:pStyle w:val="Kommentartext"/>
      </w:pPr>
      <w:r>
        <w:rPr>
          <w:rStyle w:val="Kommentarzeichen"/>
        </w:rPr>
        <w:annotationRef/>
      </w:r>
      <w:r>
        <w:t>cite Mexican application</w:t>
      </w:r>
    </w:p>
  </w:comment>
  <w:comment w:id="54" w:author="Carlos TORO HUAMANCHUMO" w:date="2026-06-19T00:59:00Z" w:initials="CT">
    <w:p w14:paraId="149B7CE4" w14:textId="77777777" w:rsidR="00A553D7" w:rsidRDefault="00A553D7" w:rsidP="00A553D7">
      <w:pPr>
        <w:pStyle w:val="Kommentartext"/>
      </w:pPr>
      <w:r>
        <w:rPr>
          <w:rStyle w:val="Kommentarzeichen"/>
        </w:rPr>
        <w:annotationRef/>
      </w:r>
      <w:r>
        <w:rPr>
          <w:lang w:val="es-PE"/>
        </w:rPr>
        <w:t xml:space="preserve">I </w:t>
      </w:r>
      <w:proofErr w:type="spellStart"/>
      <w:r>
        <w:rPr>
          <w:lang w:val="es-PE"/>
        </w:rPr>
        <w:t>have</w:t>
      </w:r>
      <w:proofErr w:type="spellEnd"/>
      <w:r>
        <w:rPr>
          <w:lang w:val="es-PE"/>
        </w:rPr>
        <w:t xml:space="preserve"> an idea, </w:t>
      </w:r>
      <w:proofErr w:type="spellStart"/>
      <w:r>
        <w:rPr>
          <w:lang w:val="es-PE"/>
        </w:rPr>
        <w:t>but</w:t>
      </w:r>
      <w:proofErr w:type="spellEnd"/>
      <w:r>
        <w:rPr>
          <w:lang w:val="es-PE"/>
        </w:rPr>
        <w:t xml:space="preserve"> </w:t>
      </w:r>
      <w:proofErr w:type="spellStart"/>
      <w:r>
        <w:rPr>
          <w:lang w:val="es-PE"/>
        </w:rPr>
        <w:t>Thaddaus</w:t>
      </w:r>
      <w:proofErr w:type="spellEnd"/>
      <w:r>
        <w:rPr>
          <w:lang w:val="es-PE"/>
        </w:rPr>
        <w:t xml:space="preserve"> </w:t>
      </w:r>
      <w:proofErr w:type="spellStart"/>
      <w:r>
        <w:rPr>
          <w:lang w:val="es-PE"/>
        </w:rPr>
        <w:t>probably</w:t>
      </w:r>
      <w:proofErr w:type="spellEnd"/>
      <w:r>
        <w:rPr>
          <w:lang w:val="es-PE"/>
        </w:rPr>
        <w:t xml:space="preserve"> </w:t>
      </w:r>
      <w:proofErr w:type="spellStart"/>
      <w:r>
        <w:rPr>
          <w:lang w:val="es-PE"/>
        </w:rPr>
        <w:t>have</w:t>
      </w:r>
      <w:proofErr w:type="spellEnd"/>
      <w:r>
        <w:rPr>
          <w:lang w:val="es-PE"/>
        </w:rPr>
        <w:t xml:space="preserve"> </w:t>
      </w:r>
      <w:proofErr w:type="spellStart"/>
      <w:r>
        <w:rPr>
          <w:lang w:val="es-PE"/>
        </w:rPr>
        <w:t>better</w:t>
      </w:r>
      <w:proofErr w:type="spellEnd"/>
      <w:r>
        <w:rPr>
          <w:lang w:val="es-PE"/>
        </w:rPr>
        <w:t xml:space="preserve"> </w:t>
      </w:r>
      <w:proofErr w:type="spellStart"/>
      <w:r>
        <w:rPr>
          <w:lang w:val="es-PE"/>
        </w:rPr>
        <w:t>insight</w:t>
      </w:r>
      <w:proofErr w:type="spellEnd"/>
      <w:r>
        <w:rPr>
          <w:lang w:val="es-PE"/>
        </w:rPr>
        <w:t xml:space="preserve"> </w:t>
      </w:r>
      <w:proofErr w:type="spellStart"/>
      <w:r>
        <w:rPr>
          <w:lang w:val="es-PE"/>
        </w:rPr>
        <w:t>on</w:t>
      </w:r>
      <w:proofErr w:type="spellEnd"/>
      <w:r>
        <w:rPr>
          <w:lang w:val="es-PE"/>
        </w:rPr>
        <w:t xml:space="preserve"> </w:t>
      </w:r>
      <w:proofErr w:type="spellStart"/>
      <w:r>
        <w:rPr>
          <w:lang w:val="es-PE"/>
        </w:rPr>
        <w:t>how</w:t>
      </w:r>
      <w:proofErr w:type="spellEnd"/>
      <w:r>
        <w:rPr>
          <w:lang w:val="es-PE"/>
        </w:rPr>
        <w:t xml:space="preserve"> </w:t>
      </w:r>
      <w:proofErr w:type="spellStart"/>
      <w:r>
        <w:rPr>
          <w:lang w:val="es-PE"/>
        </w:rPr>
        <w:t>to</w:t>
      </w:r>
      <w:proofErr w:type="spellEnd"/>
      <w:r>
        <w:rPr>
          <w:lang w:val="es-PE"/>
        </w:rPr>
        <w:t xml:space="preserve"> complete </w:t>
      </w:r>
      <w:proofErr w:type="spellStart"/>
      <w:proofErr w:type="gramStart"/>
      <w:r>
        <w:rPr>
          <w:lang w:val="es-PE"/>
        </w:rPr>
        <w:t>this</w:t>
      </w:r>
      <w:proofErr w:type="spellEnd"/>
      <w:r>
        <w:rPr>
          <w:lang w:val="es-PE"/>
        </w:rPr>
        <w:t xml:space="preserve"> !</w:t>
      </w:r>
      <w:proofErr w:type="gramEnd"/>
    </w:p>
  </w:comment>
  <w:comment w:id="55" w:author="Carlos TORO HUAMANCHUMO" w:date="2026-06-19T01:24:00Z" w:initials="CT">
    <w:p w14:paraId="63ACD43A" w14:textId="77777777" w:rsidR="00BA350C" w:rsidRDefault="00BA350C" w:rsidP="00BA350C">
      <w:pPr>
        <w:pStyle w:val="Kommentartext"/>
      </w:pPr>
      <w:r>
        <w:rPr>
          <w:rStyle w:val="Kommentarzeichen"/>
        </w:rPr>
        <w:annotationRef/>
      </w:r>
      <w:proofErr w:type="gramStart"/>
      <w:r>
        <w:rPr>
          <w:lang w:val="es-PE"/>
        </w:rPr>
        <w:t xml:space="preserve">I </w:t>
      </w:r>
      <w:proofErr w:type="spellStart"/>
      <w:r>
        <w:rPr>
          <w:lang w:val="es-PE"/>
        </w:rPr>
        <w:t>really</w:t>
      </w:r>
      <w:proofErr w:type="spellEnd"/>
      <w:r>
        <w:rPr>
          <w:lang w:val="es-PE"/>
        </w:rPr>
        <w:t xml:space="preserve"> </w:t>
      </w:r>
      <w:proofErr w:type="spellStart"/>
      <w:r>
        <w:rPr>
          <w:lang w:val="es-PE"/>
        </w:rPr>
        <w:t>like</w:t>
      </w:r>
      <w:proofErr w:type="spellEnd"/>
      <w:r>
        <w:rPr>
          <w:lang w:val="es-PE"/>
        </w:rPr>
        <w:t xml:space="preserve"> </w:t>
      </w:r>
      <w:proofErr w:type="spellStart"/>
      <w:r>
        <w:rPr>
          <w:lang w:val="es-PE"/>
        </w:rPr>
        <w:t>how</w:t>
      </w:r>
      <w:proofErr w:type="spellEnd"/>
      <w:r>
        <w:rPr>
          <w:lang w:val="es-PE"/>
        </w:rPr>
        <w:t xml:space="preserve"> </w:t>
      </w:r>
      <w:proofErr w:type="spellStart"/>
      <w:r>
        <w:rPr>
          <w:lang w:val="es-PE"/>
        </w:rPr>
        <w:t>they</w:t>
      </w:r>
      <w:proofErr w:type="spellEnd"/>
      <w:r>
        <w:rPr>
          <w:lang w:val="es-PE"/>
        </w:rPr>
        <w:t xml:space="preserve"> look!</w:t>
      </w:r>
      <w:proofErr w:type="gramEnd"/>
    </w:p>
    <w:p w14:paraId="7856A3E3" w14:textId="77777777" w:rsidR="00BA350C" w:rsidRDefault="00BA350C" w:rsidP="00BA350C">
      <w:pPr>
        <w:pStyle w:val="Kommentartext"/>
      </w:pPr>
      <w:r>
        <w:rPr>
          <w:lang w:val="es-PE"/>
        </w:rPr>
        <w:t xml:space="preserve">Just </w:t>
      </w:r>
      <w:proofErr w:type="spellStart"/>
      <w:r>
        <w:rPr>
          <w:lang w:val="es-PE"/>
        </w:rPr>
        <w:t>had</w:t>
      </w:r>
      <w:proofErr w:type="spellEnd"/>
      <w:r>
        <w:rPr>
          <w:lang w:val="es-PE"/>
        </w:rPr>
        <w:t xml:space="preserve"> a </w:t>
      </w:r>
      <w:proofErr w:type="spellStart"/>
      <w:r>
        <w:rPr>
          <w:lang w:val="es-PE"/>
        </w:rPr>
        <w:t>few</w:t>
      </w:r>
      <w:proofErr w:type="spellEnd"/>
      <w:r>
        <w:rPr>
          <w:lang w:val="es-PE"/>
        </w:rPr>
        <w:t xml:space="preserve"> </w:t>
      </w:r>
      <w:proofErr w:type="spellStart"/>
      <w:r>
        <w:rPr>
          <w:lang w:val="es-PE"/>
        </w:rPr>
        <w:t>minor</w:t>
      </w:r>
      <w:proofErr w:type="spellEnd"/>
      <w:r>
        <w:rPr>
          <w:lang w:val="es-PE"/>
        </w:rPr>
        <w:t xml:space="preserve"> </w:t>
      </w:r>
      <w:proofErr w:type="spellStart"/>
      <w:r>
        <w:rPr>
          <w:lang w:val="es-PE"/>
        </w:rPr>
        <w:t>presentation</w:t>
      </w:r>
      <w:proofErr w:type="spellEnd"/>
      <w:r>
        <w:rPr>
          <w:lang w:val="es-PE"/>
        </w:rPr>
        <w:t xml:space="preserve"> </w:t>
      </w:r>
      <w:proofErr w:type="spellStart"/>
      <w:r>
        <w:rPr>
          <w:lang w:val="es-PE"/>
        </w:rPr>
        <w:t>suggestions</w:t>
      </w:r>
      <w:proofErr w:type="spellEnd"/>
      <w:r>
        <w:rPr>
          <w:lang w:val="es-PE"/>
        </w:rPr>
        <w:t xml:space="preserve"> (</w:t>
      </w:r>
      <w:proofErr w:type="spellStart"/>
      <w:r>
        <w:rPr>
          <w:lang w:val="es-PE"/>
        </w:rPr>
        <w:t>although</w:t>
      </w:r>
      <w:proofErr w:type="spellEnd"/>
      <w:r>
        <w:rPr>
          <w:lang w:val="es-PE"/>
        </w:rPr>
        <w:t xml:space="preserve"> I </w:t>
      </w:r>
      <w:proofErr w:type="spellStart"/>
      <w:r>
        <w:rPr>
          <w:lang w:val="es-PE"/>
        </w:rPr>
        <w:t>would</w:t>
      </w:r>
      <w:proofErr w:type="spellEnd"/>
      <w:r>
        <w:rPr>
          <w:lang w:val="es-PE"/>
        </w:rPr>
        <w:t xml:space="preserve"> </w:t>
      </w:r>
      <w:proofErr w:type="spellStart"/>
      <w:r>
        <w:rPr>
          <w:lang w:val="es-PE"/>
        </w:rPr>
        <w:t>not</w:t>
      </w:r>
      <w:proofErr w:type="spellEnd"/>
      <w:r>
        <w:rPr>
          <w:lang w:val="es-PE"/>
        </w:rPr>
        <w:t xml:space="preserve"> </w:t>
      </w:r>
      <w:proofErr w:type="spellStart"/>
      <w:r>
        <w:rPr>
          <w:lang w:val="es-PE"/>
        </w:rPr>
        <w:t>make</w:t>
      </w:r>
      <w:proofErr w:type="spellEnd"/>
      <w:r>
        <w:rPr>
          <w:lang w:val="es-PE"/>
        </w:rPr>
        <w:t xml:space="preserve"> </w:t>
      </w:r>
      <w:proofErr w:type="spellStart"/>
      <w:r>
        <w:rPr>
          <w:lang w:val="es-PE"/>
        </w:rPr>
        <w:t>any</w:t>
      </w:r>
      <w:proofErr w:type="spellEnd"/>
      <w:r>
        <w:rPr>
          <w:lang w:val="es-PE"/>
        </w:rPr>
        <w:t xml:space="preserve"> </w:t>
      </w:r>
      <w:proofErr w:type="spellStart"/>
      <w:r>
        <w:rPr>
          <w:lang w:val="es-PE"/>
        </w:rPr>
        <w:t>changes</w:t>
      </w:r>
      <w:proofErr w:type="spellEnd"/>
      <w:r>
        <w:rPr>
          <w:lang w:val="es-PE"/>
        </w:rPr>
        <w:t xml:space="preserve"> </w:t>
      </w:r>
      <w:proofErr w:type="spellStart"/>
      <w:r>
        <w:rPr>
          <w:lang w:val="es-PE"/>
        </w:rPr>
        <w:t>until</w:t>
      </w:r>
      <w:proofErr w:type="spellEnd"/>
      <w:r>
        <w:rPr>
          <w:lang w:val="es-PE"/>
        </w:rPr>
        <w:t xml:space="preserve"> </w:t>
      </w:r>
      <w:proofErr w:type="spellStart"/>
      <w:r>
        <w:rPr>
          <w:lang w:val="es-PE"/>
        </w:rPr>
        <w:t>we</w:t>
      </w:r>
      <w:proofErr w:type="spellEnd"/>
      <w:r>
        <w:rPr>
          <w:lang w:val="es-PE"/>
        </w:rPr>
        <w:t xml:space="preserve"> </w:t>
      </w:r>
      <w:proofErr w:type="spellStart"/>
      <w:r>
        <w:rPr>
          <w:lang w:val="es-PE"/>
        </w:rPr>
        <w:t>confirm</w:t>
      </w:r>
      <w:proofErr w:type="spellEnd"/>
      <w:r>
        <w:rPr>
          <w:lang w:val="es-PE"/>
        </w:rPr>
        <w:t xml:space="preserve"> </w:t>
      </w:r>
      <w:proofErr w:type="spellStart"/>
      <w:r>
        <w:rPr>
          <w:lang w:val="es-PE"/>
        </w:rPr>
        <w:t>the</w:t>
      </w:r>
      <w:proofErr w:type="spellEnd"/>
      <w:r>
        <w:rPr>
          <w:lang w:val="es-PE"/>
        </w:rPr>
        <w:t xml:space="preserve"> final </w:t>
      </w:r>
      <w:proofErr w:type="spellStart"/>
      <w:r>
        <w:rPr>
          <w:lang w:val="es-PE"/>
        </w:rPr>
        <w:t>prevalence</w:t>
      </w:r>
      <w:proofErr w:type="spellEnd"/>
      <w:r>
        <w:rPr>
          <w:lang w:val="es-PE"/>
        </w:rPr>
        <w:t xml:space="preserve"> </w:t>
      </w:r>
      <w:proofErr w:type="spellStart"/>
      <w:r>
        <w:rPr>
          <w:lang w:val="es-PE"/>
        </w:rPr>
        <w:t>estimates</w:t>
      </w:r>
      <w:proofErr w:type="spellEnd"/>
      <w:r>
        <w:rPr>
          <w:lang w:val="es-PE"/>
        </w:rPr>
        <w:t xml:space="preserve">, CI </w:t>
      </w:r>
      <w:proofErr w:type="spellStart"/>
      <w:r>
        <w:rPr>
          <w:lang w:val="es-PE"/>
        </w:rPr>
        <w:t>approach</w:t>
      </w:r>
      <w:proofErr w:type="spellEnd"/>
      <w:r>
        <w:rPr>
          <w:lang w:val="es-PE"/>
        </w:rPr>
        <w:t xml:space="preserve">, and </w:t>
      </w:r>
      <w:proofErr w:type="spellStart"/>
      <w:r>
        <w:rPr>
          <w:lang w:val="es-PE"/>
        </w:rPr>
        <w:t>whether</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logit-transformed</w:t>
      </w:r>
      <w:proofErr w:type="spellEnd"/>
      <w:r>
        <w:rPr>
          <w:lang w:val="es-PE"/>
        </w:rPr>
        <w:t xml:space="preserve"> outputs </w:t>
      </w:r>
      <w:proofErr w:type="spellStart"/>
      <w:r>
        <w:rPr>
          <w:lang w:val="es-PE"/>
        </w:rPr>
        <w:t>will</w:t>
      </w:r>
      <w:proofErr w:type="spellEnd"/>
      <w:r>
        <w:rPr>
          <w:lang w:val="es-PE"/>
        </w:rPr>
        <w:t xml:space="preserve"> be </w:t>
      </w:r>
      <w:proofErr w:type="spellStart"/>
      <w:r>
        <w:rPr>
          <w:lang w:val="es-PE"/>
        </w:rPr>
        <w:t>used</w:t>
      </w:r>
      <w:proofErr w:type="spellEnd"/>
      <w:r>
        <w:rPr>
          <w:lang w:val="es-PE"/>
        </w:rPr>
        <w:t xml:space="preserve">) </w:t>
      </w:r>
    </w:p>
    <w:p w14:paraId="2EDA2E1B" w14:textId="77777777" w:rsidR="00BA350C" w:rsidRDefault="00BA350C" w:rsidP="00BA350C">
      <w:pPr>
        <w:pStyle w:val="Kommentartext"/>
      </w:pPr>
    </w:p>
    <w:p w14:paraId="0327985B" w14:textId="77777777" w:rsidR="00BA350C" w:rsidRDefault="00BA350C" w:rsidP="00BA350C">
      <w:pPr>
        <w:pStyle w:val="Kommentartext"/>
      </w:pPr>
      <w:proofErr w:type="spellStart"/>
      <w:r>
        <w:rPr>
          <w:lang w:val="es-PE"/>
        </w:rPr>
        <w:t>These</w:t>
      </w:r>
      <w:proofErr w:type="spellEnd"/>
      <w:r>
        <w:rPr>
          <w:lang w:val="es-PE"/>
        </w:rPr>
        <w:t xml:space="preserve"> are (</w:t>
      </w:r>
      <w:proofErr w:type="spellStart"/>
      <w:r>
        <w:rPr>
          <w:lang w:val="es-PE"/>
        </w:rPr>
        <w:t>please</w:t>
      </w:r>
      <w:proofErr w:type="spellEnd"/>
      <w:r>
        <w:rPr>
          <w:lang w:val="es-PE"/>
        </w:rPr>
        <w:t xml:space="preserve"> </w:t>
      </w:r>
      <w:proofErr w:type="spellStart"/>
      <w:r>
        <w:rPr>
          <w:lang w:val="es-PE"/>
        </w:rPr>
        <w:t>feel</w:t>
      </w:r>
      <w:proofErr w:type="spellEnd"/>
      <w:r>
        <w:rPr>
          <w:lang w:val="es-PE"/>
        </w:rPr>
        <w:t xml:space="preserve"> free </w:t>
      </w:r>
      <w:proofErr w:type="spellStart"/>
      <w:r>
        <w:rPr>
          <w:lang w:val="es-PE"/>
        </w:rPr>
        <w:t>to</w:t>
      </w:r>
      <w:proofErr w:type="spellEnd"/>
      <w:r>
        <w:rPr>
          <w:lang w:val="es-PE"/>
        </w:rPr>
        <w:t xml:space="preserve"> ignore </w:t>
      </w:r>
      <w:proofErr w:type="spellStart"/>
      <w:r>
        <w:rPr>
          <w:lang w:val="es-PE"/>
        </w:rPr>
        <w:t>if</w:t>
      </w:r>
      <w:proofErr w:type="spellEnd"/>
      <w:r>
        <w:rPr>
          <w:lang w:val="es-PE"/>
        </w:rPr>
        <w:t xml:space="preserve"> </w:t>
      </w:r>
      <w:proofErr w:type="spellStart"/>
      <w:r>
        <w:rPr>
          <w:lang w:val="es-PE"/>
        </w:rPr>
        <w:t>disagree</w:t>
      </w:r>
      <w:proofErr w:type="spellEnd"/>
      <w:r>
        <w:rPr>
          <w:lang w:val="es-PE"/>
        </w:rPr>
        <w:t>):</w:t>
      </w:r>
    </w:p>
    <w:p w14:paraId="210C86AB" w14:textId="77777777" w:rsidR="00BA350C" w:rsidRDefault="00BA350C" w:rsidP="00BA350C">
      <w:pPr>
        <w:pStyle w:val="Kommentartext"/>
      </w:pPr>
      <w:r>
        <w:rPr>
          <w:lang w:val="es-PE"/>
        </w:rPr>
        <w:t xml:space="preserve"> </w:t>
      </w:r>
      <w:proofErr w:type="spellStart"/>
      <w:r>
        <w:rPr>
          <w:lang w:val="es-PE"/>
        </w:rPr>
        <w:t>For</w:t>
      </w:r>
      <w:proofErr w:type="spellEnd"/>
      <w:r>
        <w:rPr>
          <w:lang w:val="es-PE"/>
        </w:rPr>
        <w:t xml:space="preserve"> Table 3, </w:t>
      </w:r>
      <w:proofErr w:type="spellStart"/>
      <w:r>
        <w:rPr>
          <w:lang w:val="es-PE"/>
        </w:rPr>
        <w:t>however</w:t>
      </w:r>
      <w:proofErr w:type="spellEnd"/>
      <w:r>
        <w:rPr>
          <w:lang w:val="es-PE"/>
        </w:rPr>
        <w:t xml:space="preserve">, </w:t>
      </w:r>
      <w:proofErr w:type="spellStart"/>
      <w:r>
        <w:rPr>
          <w:lang w:val="es-PE"/>
        </w:rPr>
        <w:t>it</w:t>
      </w:r>
      <w:proofErr w:type="spellEnd"/>
      <w:r>
        <w:rPr>
          <w:lang w:val="es-PE"/>
        </w:rPr>
        <w:t xml:space="preserve"> </w:t>
      </w:r>
      <w:proofErr w:type="spellStart"/>
      <w:r>
        <w:rPr>
          <w:lang w:val="es-PE"/>
        </w:rPr>
        <w:t>may</w:t>
      </w:r>
      <w:proofErr w:type="spellEnd"/>
      <w:r>
        <w:rPr>
          <w:lang w:val="es-PE"/>
        </w:rPr>
        <w:t xml:space="preserve"> be </w:t>
      </w:r>
      <w:proofErr w:type="spellStart"/>
      <w:r>
        <w:rPr>
          <w:lang w:val="es-PE"/>
        </w:rPr>
        <w:t>clearer</w:t>
      </w:r>
      <w:proofErr w:type="spellEnd"/>
      <w:r>
        <w:rPr>
          <w:lang w:val="es-PE"/>
        </w:rPr>
        <w:t xml:space="preserve"> </w:t>
      </w:r>
      <w:proofErr w:type="spellStart"/>
      <w:r>
        <w:rPr>
          <w:lang w:val="es-PE"/>
        </w:rPr>
        <w:t>to</w:t>
      </w:r>
      <w:proofErr w:type="spellEnd"/>
      <w:r>
        <w:rPr>
          <w:lang w:val="es-PE"/>
        </w:rPr>
        <w:t xml:space="preserve"> </w:t>
      </w:r>
      <w:proofErr w:type="spellStart"/>
      <w:r>
        <w:rPr>
          <w:lang w:val="es-PE"/>
        </w:rPr>
        <w:t>present</w:t>
      </w:r>
      <w:proofErr w:type="spellEnd"/>
      <w:r>
        <w:rPr>
          <w:lang w:val="es-PE"/>
        </w:rPr>
        <w:t xml:space="preserve"> 2016 and 2023 in </w:t>
      </w:r>
      <w:proofErr w:type="spellStart"/>
      <w:r>
        <w:rPr>
          <w:lang w:val="es-PE"/>
        </w:rPr>
        <w:t>the</w:t>
      </w:r>
      <w:proofErr w:type="spellEnd"/>
      <w:r>
        <w:rPr>
          <w:lang w:val="es-PE"/>
        </w:rPr>
        <w:t xml:space="preserve"> </w:t>
      </w:r>
      <w:proofErr w:type="spellStart"/>
      <w:r>
        <w:rPr>
          <w:lang w:val="es-PE"/>
        </w:rPr>
        <w:t>same</w:t>
      </w:r>
      <w:proofErr w:type="spellEnd"/>
      <w:r>
        <w:rPr>
          <w:lang w:val="es-PE"/>
        </w:rPr>
        <w:t xml:space="preserve"> </w:t>
      </w:r>
      <w:proofErr w:type="spellStart"/>
      <w:r>
        <w:rPr>
          <w:lang w:val="es-PE"/>
        </w:rPr>
        <w:t>row</w:t>
      </w:r>
      <w:proofErr w:type="spellEnd"/>
      <w:r>
        <w:rPr>
          <w:lang w:val="es-PE"/>
        </w:rPr>
        <w:t xml:space="preserve"> </w:t>
      </w:r>
      <w:proofErr w:type="spellStart"/>
      <w:r>
        <w:rPr>
          <w:lang w:val="es-PE"/>
        </w:rPr>
        <w:t>for</w:t>
      </w:r>
      <w:proofErr w:type="spellEnd"/>
      <w:r>
        <w:rPr>
          <w:lang w:val="es-PE"/>
        </w:rPr>
        <w:t xml:space="preserve"> </w:t>
      </w:r>
      <w:proofErr w:type="spellStart"/>
      <w:r>
        <w:rPr>
          <w:lang w:val="es-PE"/>
        </w:rPr>
        <w:t>each</w:t>
      </w:r>
      <w:proofErr w:type="spellEnd"/>
      <w:r>
        <w:rPr>
          <w:lang w:val="es-PE"/>
        </w:rPr>
        <w:t xml:space="preserve"> </w:t>
      </w:r>
      <w:proofErr w:type="spellStart"/>
      <w:r>
        <w:rPr>
          <w:lang w:val="es-PE"/>
        </w:rPr>
        <w:t>selected</w:t>
      </w:r>
      <w:proofErr w:type="spellEnd"/>
      <w:r>
        <w:rPr>
          <w:lang w:val="es-PE"/>
        </w:rPr>
        <w:t xml:space="preserve"> </w:t>
      </w:r>
      <w:proofErr w:type="spellStart"/>
      <w:r>
        <w:rPr>
          <w:lang w:val="es-PE"/>
        </w:rPr>
        <w:t>age</w:t>
      </w:r>
      <w:proofErr w:type="spellEnd"/>
      <w:r>
        <w:rPr>
          <w:lang w:val="es-PE"/>
        </w:rPr>
        <w:t xml:space="preserve">, </w:t>
      </w:r>
      <w:proofErr w:type="spellStart"/>
      <w:r>
        <w:rPr>
          <w:lang w:val="es-PE"/>
        </w:rPr>
        <w:t>rather</w:t>
      </w:r>
      <w:proofErr w:type="spellEnd"/>
      <w:r>
        <w:rPr>
          <w:lang w:val="es-PE"/>
        </w:rPr>
        <w:t xml:space="preserve"> </w:t>
      </w:r>
      <w:proofErr w:type="spellStart"/>
      <w:r>
        <w:rPr>
          <w:lang w:val="es-PE"/>
        </w:rPr>
        <w:t>than</w:t>
      </w:r>
      <w:proofErr w:type="spellEnd"/>
      <w:r>
        <w:rPr>
          <w:lang w:val="es-PE"/>
        </w:rPr>
        <w:t xml:space="preserve"> </w:t>
      </w:r>
      <w:proofErr w:type="spellStart"/>
      <w:r>
        <w:rPr>
          <w:lang w:val="es-PE"/>
        </w:rPr>
        <w:t>having</w:t>
      </w:r>
      <w:proofErr w:type="spellEnd"/>
      <w:r>
        <w:rPr>
          <w:lang w:val="es-PE"/>
        </w:rPr>
        <w:t xml:space="preserve"> </w:t>
      </w:r>
      <w:proofErr w:type="spellStart"/>
      <w:r>
        <w:rPr>
          <w:lang w:val="es-PE"/>
        </w:rPr>
        <w:t>separate</w:t>
      </w:r>
      <w:proofErr w:type="spellEnd"/>
      <w:r>
        <w:rPr>
          <w:lang w:val="es-PE"/>
        </w:rPr>
        <w:t xml:space="preserve"> </w:t>
      </w:r>
      <w:proofErr w:type="spellStart"/>
      <w:r>
        <w:rPr>
          <w:lang w:val="es-PE"/>
        </w:rPr>
        <w:t>rows</w:t>
      </w:r>
      <w:proofErr w:type="spellEnd"/>
      <w:r>
        <w:rPr>
          <w:lang w:val="es-PE"/>
        </w:rPr>
        <w:t xml:space="preserve"> </w:t>
      </w:r>
      <w:proofErr w:type="spellStart"/>
      <w:r>
        <w:rPr>
          <w:lang w:val="es-PE"/>
        </w:rPr>
        <w:t>for</w:t>
      </w:r>
      <w:proofErr w:type="spellEnd"/>
      <w:r>
        <w:rPr>
          <w:lang w:val="es-PE"/>
        </w:rPr>
        <w:t xml:space="preserve"> </w:t>
      </w:r>
      <w:proofErr w:type="spellStart"/>
      <w:r>
        <w:rPr>
          <w:lang w:val="es-PE"/>
        </w:rPr>
        <w:t>each</w:t>
      </w:r>
      <w:proofErr w:type="spellEnd"/>
      <w:r>
        <w:rPr>
          <w:lang w:val="es-PE"/>
        </w:rPr>
        <w:t xml:space="preserve"> </w:t>
      </w:r>
      <w:proofErr w:type="spellStart"/>
      <w:r>
        <w:rPr>
          <w:lang w:val="es-PE"/>
        </w:rPr>
        <w:t>year</w:t>
      </w:r>
      <w:proofErr w:type="spellEnd"/>
      <w:r>
        <w:rPr>
          <w:lang w:val="es-PE"/>
        </w:rPr>
        <w:t xml:space="preserve">. </w:t>
      </w:r>
      <w:proofErr w:type="spellStart"/>
      <w:r>
        <w:rPr>
          <w:lang w:val="es-PE"/>
        </w:rPr>
        <w:t>This</w:t>
      </w:r>
      <w:proofErr w:type="spellEnd"/>
      <w:r>
        <w:rPr>
          <w:lang w:val="es-PE"/>
        </w:rPr>
        <w:t xml:space="preserve"> </w:t>
      </w:r>
      <w:proofErr w:type="spellStart"/>
      <w:r>
        <w:rPr>
          <w:lang w:val="es-PE"/>
        </w:rPr>
        <w:t>would</w:t>
      </w:r>
      <w:proofErr w:type="spellEnd"/>
      <w:r>
        <w:rPr>
          <w:lang w:val="es-PE"/>
        </w:rPr>
        <w:t xml:space="preserve"> </w:t>
      </w:r>
      <w:proofErr w:type="spellStart"/>
      <w:r>
        <w:rPr>
          <w:lang w:val="es-PE"/>
        </w:rPr>
        <w:t>avoid</w:t>
      </w:r>
      <w:proofErr w:type="spellEnd"/>
      <w:r>
        <w:rPr>
          <w:lang w:val="es-PE"/>
        </w:rPr>
        <w:t xml:space="preserve"> </w:t>
      </w:r>
      <w:proofErr w:type="spellStart"/>
      <w:r>
        <w:rPr>
          <w:lang w:val="es-PE"/>
        </w:rPr>
        <w:t>repeating</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reference</w:t>
      </w:r>
      <w:proofErr w:type="spellEnd"/>
      <w:r>
        <w:rPr>
          <w:lang w:val="es-PE"/>
        </w:rPr>
        <w:t xml:space="preserve"> IRR </w:t>
      </w:r>
      <w:proofErr w:type="spellStart"/>
      <w:r>
        <w:rPr>
          <w:lang w:val="es-PE"/>
        </w:rPr>
        <w:t>of</w:t>
      </w:r>
      <w:proofErr w:type="spellEnd"/>
      <w:r>
        <w:rPr>
          <w:lang w:val="es-PE"/>
        </w:rPr>
        <w:t xml:space="preserve"> 1.00 </w:t>
      </w:r>
      <w:proofErr w:type="spellStart"/>
      <w:r>
        <w:rPr>
          <w:lang w:val="es-PE"/>
        </w:rPr>
        <w:t>for</w:t>
      </w:r>
      <w:proofErr w:type="spellEnd"/>
      <w:r>
        <w:rPr>
          <w:lang w:val="es-PE"/>
        </w:rPr>
        <w:t xml:space="preserve"> 2016 </w:t>
      </w:r>
      <w:proofErr w:type="spellStart"/>
      <w:r>
        <w:rPr>
          <w:lang w:val="es-PE"/>
        </w:rPr>
        <w:t>across</w:t>
      </w:r>
      <w:proofErr w:type="spellEnd"/>
      <w:r>
        <w:rPr>
          <w:lang w:val="es-PE"/>
        </w:rPr>
        <w:t xml:space="preserve"> </w:t>
      </w:r>
      <w:proofErr w:type="spellStart"/>
      <w:r>
        <w:rPr>
          <w:lang w:val="es-PE"/>
        </w:rPr>
        <w:t>all</w:t>
      </w:r>
      <w:proofErr w:type="spellEnd"/>
      <w:r>
        <w:rPr>
          <w:lang w:val="es-PE"/>
        </w:rPr>
        <w:t xml:space="preserve"> </w:t>
      </w:r>
      <w:proofErr w:type="spellStart"/>
      <w:r>
        <w:rPr>
          <w:lang w:val="es-PE"/>
        </w:rPr>
        <w:t>ages</w:t>
      </w:r>
      <w:proofErr w:type="spellEnd"/>
      <w:r>
        <w:rPr>
          <w:lang w:val="es-PE"/>
        </w:rPr>
        <w:t xml:space="preserve"> and </w:t>
      </w:r>
      <w:proofErr w:type="spellStart"/>
      <w:r>
        <w:rPr>
          <w:lang w:val="es-PE"/>
        </w:rPr>
        <w:t>would</w:t>
      </w:r>
      <w:proofErr w:type="spellEnd"/>
      <w:r>
        <w:rPr>
          <w:lang w:val="es-PE"/>
        </w:rPr>
        <w:t xml:space="preserve"> </w:t>
      </w:r>
      <w:proofErr w:type="spellStart"/>
      <w:r>
        <w:rPr>
          <w:lang w:val="es-PE"/>
        </w:rPr>
        <w:t>make</w:t>
      </w:r>
      <w:proofErr w:type="spellEnd"/>
      <w:r>
        <w:rPr>
          <w:lang w:val="es-PE"/>
        </w:rPr>
        <w:t xml:space="preserve"> </w:t>
      </w:r>
      <w:proofErr w:type="spellStart"/>
      <w:r>
        <w:rPr>
          <w:lang w:val="es-PE"/>
        </w:rPr>
        <w:t>the</w:t>
      </w:r>
      <w:proofErr w:type="spellEnd"/>
      <w:r>
        <w:rPr>
          <w:lang w:val="es-PE"/>
        </w:rPr>
        <w:t xml:space="preserve"> 2023 vs 2016 </w:t>
      </w:r>
      <w:proofErr w:type="spellStart"/>
      <w:r>
        <w:rPr>
          <w:lang w:val="es-PE"/>
        </w:rPr>
        <w:t>comparison</w:t>
      </w:r>
      <w:proofErr w:type="spellEnd"/>
      <w:r>
        <w:rPr>
          <w:lang w:val="es-PE"/>
        </w:rPr>
        <w:t xml:space="preserve"> </w:t>
      </w:r>
      <w:proofErr w:type="spellStart"/>
      <w:r>
        <w:rPr>
          <w:lang w:val="es-PE"/>
        </w:rPr>
        <w:t>easier</w:t>
      </w:r>
      <w:proofErr w:type="spellEnd"/>
      <w:r>
        <w:rPr>
          <w:lang w:val="es-PE"/>
        </w:rPr>
        <w:t xml:space="preserve"> </w:t>
      </w:r>
      <w:proofErr w:type="spellStart"/>
      <w:r>
        <w:rPr>
          <w:lang w:val="es-PE"/>
        </w:rPr>
        <w:t>to</w:t>
      </w:r>
      <w:proofErr w:type="spellEnd"/>
      <w:r>
        <w:rPr>
          <w:lang w:val="es-PE"/>
        </w:rPr>
        <w:t xml:space="preserve"> </w:t>
      </w:r>
      <w:proofErr w:type="spellStart"/>
      <w:r>
        <w:rPr>
          <w:lang w:val="es-PE"/>
        </w:rPr>
        <w:t>read</w:t>
      </w:r>
      <w:proofErr w:type="spellEnd"/>
      <w:r>
        <w:rPr>
          <w:lang w:val="es-PE"/>
        </w:rPr>
        <w:t xml:space="preserve">. </w:t>
      </w:r>
      <w:proofErr w:type="spellStart"/>
      <w:r>
        <w:rPr>
          <w:lang w:val="es-PE"/>
        </w:rPr>
        <w:t>For</w:t>
      </w:r>
      <w:proofErr w:type="spellEnd"/>
      <w:r>
        <w:rPr>
          <w:lang w:val="es-PE"/>
        </w:rPr>
        <w:t xml:space="preserve"> </w:t>
      </w:r>
      <w:proofErr w:type="spellStart"/>
      <w:r>
        <w:rPr>
          <w:lang w:val="es-PE"/>
        </w:rPr>
        <w:t>example</w:t>
      </w:r>
      <w:proofErr w:type="spellEnd"/>
      <w:r>
        <w:rPr>
          <w:lang w:val="es-PE"/>
        </w:rPr>
        <w:t xml:space="preserve">, </w:t>
      </w:r>
      <w:proofErr w:type="spellStart"/>
      <w:r>
        <w:rPr>
          <w:lang w:val="es-PE"/>
        </w:rPr>
        <w:t>the</w:t>
      </w:r>
      <w:proofErr w:type="spellEnd"/>
      <w:r>
        <w:rPr>
          <w:lang w:val="es-PE"/>
        </w:rPr>
        <w:t xml:space="preserve"> </w:t>
      </w:r>
      <w:proofErr w:type="spellStart"/>
      <w:r>
        <w:rPr>
          <w:lang w:val="es-PE"/>
        </w:rPr>
        <w:t>columns</w:t>
      </w:r>
      <w:proofErr w:type="spellEnd"/>
      <w:r>
        <w:rPr>
          <w:lang w:val="es-PE"/>
        </w:rPr>
        <w:t xml:space="preserve"> </w:t>
      </w:r>
      <w:proofErr w:type="spellStart"/>
      <w:r>
        <w:rPr>
          <w:lang w:val="es-PE"/>
        </w:rPr>
        <w:t>could</w:t>
      </w:r>
      <w:proofErr w:type="spellEnd"/>
      <w:r>
        <w:rPr>
          <w:lang w:val="es-PE"/>
        </w:rPr>
        <w:t xml:space="preserve"> be </w:t>
      </w:r>
      <w:proofErr w:type="spellStart"/>
      <w:r>
        <w:rPr>
          <w:lang w:val="es-PE"/>
        </w:rPr>
        <w:t>age</w:t>
      </w:r>
      <w:proofErr w:type="spellEnd"/>
      <w:r>
        <w:rPr>
          <w:lang w:val="es-PE"/>
        </w:rPr>
        <w:t xml:space="preserve">, </w:t>
      </w:r>
      <w:proofErr w:type="spellStart"/>
      <w:r>
        <w:rPr>
          <w:lang w:val="es-PE"/>
        </w:rPr>
        <w:t>men</w:t>
      </w:r>
      <w:proofErr w:type="spellEnd"/>
      <w:r>
        <w:rPr>
          <w:lang w:val="es-PE"/>
        </w:rPr>
        <w:t xml:space="preserve"> IR 2016, </w:t>
      </w:r>
      <w:proofErr w:type="spellStart"/>
      <w:r>
        <w:rPr>
          <w:lang w:val="es-PE"/>
        </w:rPr>
        <w:t>men</w:t>
      </w:r>
      <w:proofErr w:type="spellEnd"/>
      <w:r>
        <w:rPr>
          <w:lang w:val="es-PE"/>
        </w:rPr>
        <w:t xml:space="preserve"> IR 2023, </w:t>
      </w:r>
      <w:proofErr w:type="spellStart"/>
      <w:r>
        <w:rPr>
          <w:lang w:val="es-PE"/>
        </w:rPr>
        <w:t>men</w:t>
      </w:r>
      <w:proofErr w:type="spellEnd"/>
      <w:r>
        <w:rPr>
          <w:lang w:val="es-PE"/>
        </w:rPr>
        <w:t xml:space="preserve"> IRR, </w:t>
      </w:r>
      <w:proofErr w:type="spellStart"/>
      <w:r>
        <w:rPr>
          <w:lang w:val="es-PE"/>
        </w:rPr>
        <w:t>women</w:t>
      </w:r>
      <w:proofErr w:type="spellEnd"/>
      <w:r>
        <w:rPr>
          <w:lang w:val="es-PE"/>
        </w:rPr>
        <w:t xml:space="preserve"> IR 2016, </w:t>
      </w:r>
      <w:proofErr w:type="spellStart"/>
      <w:r>
        <w:rPr>
          <w:lang w:val="es-PE"/>
        </w:rPr>
        <w:t>women</w:t>
      </w:r>
      <w:proofErr w:type="spellEnd"/>
      <w:r>
        <w:rPr>
          <w:lang w:val="es-PE"/>
        </w:rPr>
        <w:t xml:space="preserve"> IR 2023, and </w:t>
      </w:r>
      <w:proofErr w:type="spellStart"/>
      <w:r>
        <w:rPr>
          <w:lang w:val="es-PE"/>
        </w:rPr>
        <w:t>women</w:t>
      </w:r>
      <w:proofErr w:type="spellEnd"/>
      <w:r>
        <w:rPr>
          <w:lang w:val="es-PE"/>
        </w:rPr>
        <w:t xml:space="preserve"> IRR. </w:t>
      </w:r>
      <w:proofErr w:type="spellStart"/>
      <w:r>
        <w:rPr>
          <w:lang w:val="es-PE"/>
        </w:rPr>
        <w:t>The</w:t>
      </w:r>
      <w:proofErr w:type="spellEnd"/>
      <w:r>
        <w:rPr>
          <w:lang w:val="es-PE"/>
        </w:rPr>
        <w:t xml:space="preserve"> table </w:t>
      </w:r>
      <w:proofErr w:type="spellStart"/>
      <w:r>
        <w:rPr>
          <w:lang w:val="es-PE"/>
        </w:rPr>
        <w:t>title</w:t>
      </w:r>
      <w:proofErr w:type="spellEnd"/>
      <w:r>
        <w:rPr>
          <w:lang w:val="es-PE"/>
        </w:rPr>
        <w:t xml:space="preserve"> </w:t>
      </w:r>
      <w:proofErr w:type="spellStart"/>
      <w:r>
        <w:rPr>
          <w:lang w:val="es-PE"/>
        </w:rPr>
        <w:t>could</w:t>
      </w:r>
      <w:proofErr w:type="spellEnd"/>
      <w:r>
        <w:rPr>
          <w:lang w:val="es-PE"/>
        </w:rPr>
        <w:t xml:space="preserve"> </w:t>
      </w:r>
      <w:proofErr w:type="spellStart"/>
      <w:r>
        <w:rPr>
          <w:lang w:val="es-PE"/>
        </w:rPr>
        <w:t>also</w:t>
      </w:r>
      <w:proofErr w:type="spellEnd"/>
      <w:r>
        <w:rPr>
          <w:lang w:val="es-PE"/>
        </w:rPr>
        <w:t xml:space="preserve"> </w:t>
      </w:r>
      <w:proofErr w:type="spellStart"/>
      <w:r>
        <w:rPr>
          <w:lang w:val="es-PE"/>
        </w:rPr>
        <w:t>specify</w:t>
      </w:r>
      <w:proofErr w:type="spellEnd"/>
      <w:r>
        <w:rPr>
          <w:lang w:val="es-PE"/>
        </w:rPr>
        <w:t xml:space="preserve"> </w:t>
      </w:r>
      <w:proofErr w:type="spellStart"/>
      <w:r>
        <w:rPr>
          <w:lang w:val="es-PE"/>
        </w:rPr>
        <w:t>that</w:t>
      </w:r>
      <w:proofErr w:type="spellEnd"/>
      <w:r>
        <w:rPr>
          <w:lang w:val="es-PE"/>
        </w:rPr>
        <w:t xml:space="preserve"> </w:t>
      </w:r>
      <w:proofErr w:type="spellStart"/>
      <w:r>
        <w:rPr>
          <w:lang w:val="es-PE"/>
        </w:rPr>
        <w:t>these</w:t>
      </w:r>
      <w:proofErr w:type="spellEnd"/>
      <w:r>
        <w:rPr>
          <w:lang w:val="es-PE"/>
        </w:rPr>
        <w:t xml:space="preserve"> are </w:t>
      </w:r>
      <w:proofErr w:type="spellStart"/>
      <w:r>
        <w:rPr>
          <w:lang w:val="es-PE"/>
        </w:rPr>
        <w:t>age-specific</w:t>
      </w:r>
      <w:proofErr w:type="spellEnd"/>
      <w:r>
        <w:rPr>
          <w:lang w:val="es-PE"/>
        </w:rPr>
        <w:t xml:space="preserve"> </w:t>
      </w:r>
      <w:proofErr w:type="spellStart"/>
      <w:r>
        <w:rPr>
          <w:lang w:val="es-PE"/>
        </w:rPr>
        <w:t>estimates</w:t>
      </w:r>
      <w:proofErr w:type="spellEnd"/>
      <w:r>
        <w:rPr>
          <w:lang w:val="es-PE"/>
        </w:rPr>
        <w:t xml:space="preserve"> at </w:t>
      </w:r>
      <w:proofErr w:type="spellStart"/>
      <w:r>
        <w:rPr>
          <w:lang w:val="es-PE"/>
        </w:rPr>
        <w:t>selected</w:t>
      </w:r>
      <w:proofErr w:type="spellEnd"/>
      <w:r>
        <w:rPr>
          <w:lang w:val="es-PE"/>
        </w:rPr>
        <w:t xml:space="preserve"> </w:t>
      </w:r>
      <w:proofErr w:type="spellStart"/>
      <w:r>
        <w:rPr>
          <w:lang w:val="es-PE"/>
        </w:rPr>
        <w:t>ages</w:t>
      </w:r>
      <w:proofErr w:type="spellEnd"/>
      <w:r>
        <w:rPr>
          <w:lang w:val="es-PE"/>
        </w:rPr>
        <w:t xml:space="preserve">, </w:t>
      </w:r>
      <w:proofErr w:type="spellStart"/>
      <w:r>
        <w:rPr>
          <w:lang w:val="es-PE"/>
        </w:rPr>
        <w:t>rather</w:t>
      </w:r>
      <w:proofErr w:type="spellEnd"/>
      <w:r>
        <w:rPr>
          <w:lang w:val="es-PE"/>
        </w:rPr>
        <w:t xml:space="preserve"> </w:t>
      </w:r>
      <w:proofErr w:type="spellStart"/>
      <w:r>
        <w:rPr>
          <w:lang w:val="es-PE"/>
        </w:rPr>
        <w:t>than</w:t>
      </w:r>
      <w:proofErr w:type="spellEnd"/>
      <w:r>
        <w:rPr>
          <w:lang w:val="es-PE"/>
        </w:rPr>
        <w:t xml:space="preserve"> </w:t>
      </w:r>
      <w:proofErr w:type="spellStart"/>
      <w:r>
        <w:rPr>
          <w:lang w:val="es-PE"/>
        </w:rPr>
        <w:t>all</w:t>
      </w:r>
      <w:proofErr w:type="spellEnd"/>
      <w:r>
        <w:rPr>
          <w:lang w:val="es-PE"/>
        </w:rPr>
        <w:t xml:space="preserve"> </w:t>
      </w:r>
      <w:proofErr w:type="spellStart"/>
      <w:r>
        <w:rPr>
          <w:lang w:val="es-PE"/>
        </w:rPr>
        <w:t>age</w:t>
      </w:r>
      <w:proofErr w:type="spellEnd"/>
      <w:r>
        <w:rPr>
          <w:lang w:val="es-PE"/>
        </w:rPr>
        <w:t xml:space="preserve"> </w:t>
      </w:r>
      <w:proofErr w:type="spellStart"/>
      <w:r>
        <w:rPr>
          <w:lang w:val="es-PE"/>
        </w:rPr>
        <w:t>groups</w:t>
      </w:r>
      <w:proofErr w:type="spellEnd"/>
      <w:r>
        <w:rPr>
          <w:lang w:val="es-PE"/>
        </w:rPr>
        <w:t xml:space="preserve"> </w:t>
      </w:r>
      <w:proofErr w:type="spellStart"/>
      <w:r>
        <w:rPr>
          <w:lang w:val="es-PE"/>
        </w:rPr>
        <w:t>or</w:t>
      </w:r>
      <w:proofErr w:type="spellEnd"/>
      <w:r>
        <w:rPr>
          <w:lang w:val="es-PE"/>
        </w:rPr>
        <w:t xml:space="preserve"> </w:t>
      </w:r>
      <w:proofErr w:type="spellStart"/>
      <w:r>
        <w:rPr>
          <w:lang w:val="es-PE"/>
        </w:rPr>
        <w:t>all</w:t>
      </w:r>
      <w:proofErr w:type="spellEnd"/>
      <w:r>
        <w:rPr>
          <w:lang w:val="es-PE"/>
        </w:rPr>
        <w:t xml:space="preserve"> </w:t>
      </w:r>
      <w:proofErr w:type="spellStart"/>
      <w:r>
        <w:rPr>
          <w:lang w:val="es-PE"/>
        </w:rPr>
        <w:t>years</w:t>
      </w:r>
      <w:proofErr w:type="spellEnd"/>
      <w:r>
        <w:rPr>
          <w:lang w:val="es-PE"/>
        </w:rPr>
        <w:t xml:space="preserve">. A </w:t>
      </w:r>
      <w:proofErr w:type="spellStart"/>
      <w:r>
        <w:rPr>
          <w:lang w:val="es-PE"/>
        </w:rPr>
        <w:t>footnote</w:t>
      </w:r>
      <w:proofErr w:type="spellEnd"/>
      <w:r>
        <w:rPr>
          <w:lang w:val="es-PE"/>
        </w:rPr>
        <w:t xml:space="preserve"> </w:t>
      </w:r>
      <w:proofErr w:type="spellStart"/>
      <w:r>
        <w:rPr>
          <w:lang w:val="es-PE"/>
        </w:rPr>
        <w:t>could</w:t>
      </w:r>
      <w:proofErr w:type="spellEnd"/>
      <w:r>
        <w:rPr>
          <w:lang w:val="es-PE"/>
        </w:rPr>
        <w:t xml:space="preserve"> </w:t>
      </w:r>
      <w:proofErr w:type="spellStart"/>
      <w:r>
        <w:rPr>
          <w:lang w:val="es-PE"/>
        </w:rPr>
        <w:t>clarify</w:t>
      </w:r>
      <w:proofErr w:type="spellEnd"/>
      <w:r>
        <w:rPr>
          <w:lang w:val="es-PE"/>
        </w:rPr>
        <w:t xml:space="preserve">: “IR, </w:t>
      </w:r>
      <w:proofErr w:type="spellStart"/>
      <w:r>
        <w:rPr>
          <w:lang w:val="es-PE"/>
        </w:rPr>
        <w:t>incidence</w:t>
      </w:r>
      <w:proofErr w:type="spellEnd"/>
      <w:r>
        <w:rPr>
          <w:lang w:val="es-PE"/>
        </w:rPr>
        <w:t xml:space="preserve"> </w:t>
      </w:r>
      <w:proofErr w:type="spellStart"/>
      <w:r>
        <w:rPr>
          <w:lang w:val="es-PE"/>
        </w:rPr>
        <w:t>rate</w:t>
      </w:r>
      <w:proofErr w:type="spellEnd"/>
      <w:r>
        <w:rPr>
          <w:lang w:val="es-PE"/>
        </w:rPr>
        <w:t xml:space="preserve"> per 1,000 </w:t>
      </w:r>
      <w:proofErr w:type="spellStart"/>
      <w:r>
        <w:rPr>
          <w:lang w:val="es-PE"/>
        </w:rPr>
        <w:t>person-years</w:t>
      </w:r>
      <w:proofErr w:type="spellEnd"/>
      <w:r>
        <w:rPr>
          <w:lang w:val="es-PE"/>
        </w:rPr>
        <w:t xml:space="preserve">; IRR, </w:t>
      </w:r>
      <w:proofErr w:type="spellStart"/>
      <w:r>
        <w:rPr>
          <w:lang w:val="es-PE"/>
        </w:rPr>
        <w:t>incidence</w:t>
      </w:r>
      <w:proofErr w:type="spellEnd"/>
      <w:r>
        <w:rPr>
          <w:lang w:val="es-PE"/>
        </w:rPr>
        <w:t xml:space="preserve"> </w:t>
      </w:r>
      <w:proofErr w:type="spellStart"/>
      <w:r>
        <w:rPr>
          <w:lang w:val="es-PE"/>
        </w:rPr>
        <w:t>rate</w:t>
      </w:r>
      <w:proofErr w:type="spellEnd"/>
      <w:r>
        <w:rPr>
          <w:lang w:val="es-PE"/>
        </w:rPr>
        <w:t xml:space="preserve"> ratio; CI, </w:t>
      </w:r>
      <w:proofErr w:type="spellStart"/>
      <w:r>
        <w:rPr>
          <w:lang w:val="es-PE"/>
        </w:rPr>
        <w:t>confidence</w:t>
      </w:r>
      <w:proofErr w:type="spellEnd"/>
      <w:r>
        <w:rPr>
          <w:lang w:val="es-PE"/>
        </w:rPr>
        <w:t xml:space="preserve"> </w:t>
      </w:r>
      <w:proofErr w:type="spellStart"/>
      <w:r>
        <w:rPr>
          <w:lang w:val="es-PE"/>
        </w:rPr>
        <w:t>interval</w:t>
      </w:r>
      <w:proofErr w:type="spellEnd"/>
      <w:r>
        <w:rPr>
          <w:lang w:val="es-PE"/>
        </w:rPr>
        <w:t xml:space="preserve">. </w:t>
      </w:r>
      <w:proofErr w:type="spellStart"/>
      <w:r>
        <w:rPr>
          <w:lang w:val="es-PE"/>
        </w:rPr>
        <w:t>IRRs</w:t>
      </w:r>
      <w:proofErr w:type="spellEnd"/>
      <w:r>
        <w:rPr>
          <w:lang w:val="es-PE"/>
        </w:rPr>
        <w:t xml:space="preserve"> compare </w:t>
      </w:r>
      <w:proofErr w:type="spellStart"/>
      <w:r>
        <w:rPr>
          <w:lang w:val="es-PE"/>
        </w:rPr>
        <w:t>incidence</w:t>
      </w:r>
      <w:proofErr w:type="spellEnd"/>
      <w:r>
        <w:rPr>
          <w:lang w:val="es-PE"/>
        </w:rPr>
        <w:t xml:space="preserve"> in 2023 </w:t>
      </w:r>
      <w:proofErr w:type="spellStart"/>
      <w:r>
        <w:rPr>
          <w:lang w:val="es-PE"/>
        </w:rPr>
        <w:t>with</w:t>
      </w:r>
      <w:proofErr w:type="spellEnd"/>
      <w:r>
        <w:rPr>
          <w:lang w:val="es-PE"/>
        </w:rPr>
        <w:t xml:space="preserve"> </w:t>
      </w:r>
      <w:proofErr w:type="spellStart"/>
      <w:r>
        <w:rPr>
          <w:lang w:val="es-PE"/>
        </w:rPr>
        <w:t>incidence</w:t>
      </w:r>
      <w:proofErr w:type="spellEnd"/>
      <w:r>
        <w:rPr>
          <w:lang w:val="es-PE"/>
        </w:rPr>
        <w:t xml:space="preserve"> in 2016 as </w:t>
      </w:r>
      <w:proofErr w:type="spellStart"/>
      <w:r>
        <w:rPr>
          <w:lang w:val="es-PE"/>
        </w:rPr>
        <w:t>the</w:t>
      </w:r>
      <w:proofErr w:type="spellEnd"/>
      <w:r>
        <w:rPr>
          <w:lang w:val="es-PE"/>
        </w:rPr>
        <w:t xml:space="preserve"> </w:t>
      </w:r>
      <w:proofErr w:type="spellStart"/>
      <w:r>
        <w:rPr>
          <w:lang w:val="es-PE"/>
        </w:rPr>
        <w:t>reference</w:t>
      </w:r>
      <w:proofErr w:type="spellEnd"/>
      <w:r>
        <w:rPr>
          <w:lang w:val="es-PE"/>
        </w:rPr>
        <w:t xml:space="preserve"> </w:t>
      </w:r>
      <w:proofErr w:type="spellStart"/>
      <w:r>
        <w:rPr>
          <w:lang w:val="es-PE"/>
        </w:rPr>
        <w:t>year</w:t>
      </w:r>
      <w:proofErr w:type="spellEnd"/>
      <w:r>
        <w:rPr>
          <w:lang w:val="es-PE"/>
        </w:rPr>
        <w:t>”.</w:t>
      </w:r>
    </w:p>
    <w:p w14:paraId="672715A0" w14:textId="77777777" w:rsidR="00BA350C" w:rsidRDefault="00BA350C" w:rsidP="00BA350C">
      <w:pPr>
        <w:pStyle w:val="Kommentartext"/>
      </w:pPr>
      <w:proofErr w:type="spellStart"/>
      <w:r>
        <w:rPr>
          <w:lang w:val="es-PE"/>
        </w:rPr>
        <w:t>For</w:t>
      </w:r>
      <w:proofErr w:type="spellEnd"/>
      <w:r>
        <w:rPr>
          <w:lang w:val="es-PE"/>
        </w:rPr>
        <w:t xml:space="preserve"> </w:t>
      </w:r>
      <w:proofErr w:type="spellStart"/>
      <w:r>
        <w:rPr>
          <w:lang w:val="es-PE"/>
        </w:rPr>
        <w:t>the</w:t>
      </w:r>
      <w:proofErr w:type="spellEnd"/>
      <w:r>
        <w:rPr>
          <w:lang w:val="es-PE"/>
        </w:rPr>
        <w:t xml:space="preserve"> figures, I </w:t>
      </w:r>
      <w:proofErr w:type="spellStart"/>
      <w:r>
        <w:rPr>
          <w:lang w:val="es-PE"/>
        </w:rPr>
        <w:t>think</w:t>
      </w:r>
      <w:proofErr w:type="spellEnd"/>
      <w:r>
        <w:rPr>
          <w:lang w:val="es-PE"/>
        </w:rPr>
        <w:t xml:space="preserve"> </w:t>
      </w:r>
      <w:proofErr w:type="spellStart"/>
      <w:r>
        <w:rPr>
          <w:lang w:val="es-PE"/>
        </w:rPr>
        <w:t>they</w:t>
      </w:r>
      <w:proofErr w:type="spellEnd"/>
      <w:r>
        <w:rPr>
          <w:lang w:val="es-PE"/>
        </w:rPr>
        <w:t xml:space="preserve"> </w:t>
      </w:r>
      <w:proofErr w:type="spellStart"/>
      <w:r>
        <w:rPr>
          <w:lang w:val="es-PE"/>
        </w:rPr>
        <w:t>would</w:t>
      </w:r>
      <w:proofErr w:type="spellEnd"/>
      <w:r>
        <w:rPr>
          <w:lang w:val="es-PE"/>
        </w:rPr>
        <w:t xml:space="preserve"> </w:t>
      </w:r>
      <w:proofErr w:type="spellStart"/>
      <w:r>
        <w:rPr>
          <w:lang w:val="es-PE"/>
        </w:rPr>
        <w:t>probably</w:t>
      </w:r>
      <w:proofErr w:type="spellEnd"/>
      <w:r>
        <w:rPr>
          <w:lang w:val="es-PE"/>
        </w:rPr>
        <w:t xml:space="preserve"> look </w:t>
      </w:r>
      <w:proofErr w:type="spellStart"/>
      <w:r>
        <w:rPr>
          <w:lang w:val="es-PE"/>
        </w:rPr>
        <w:t>cleaner</w:t>
      </w:r>
      <w:proofErr w:type="spellEnd"/>
      <w:r>
        <w:rPr>
          <w:lang w:val="es-PE"/>
        </w:rPr>
        <w:t xml:space="preserve"> </w:t>
      </w:r>
      <w:proofErr w:type="spellStart"/>
      <w:r>
        <w:rPr>
          <w:lang w:val="es-PE"/>
        </w:rPr>
        <w:t>without</w:t>
      </w:r>
      <w:proofErr w:type="spellEnd"/>
      <w:r>
        <w:rPr>
          <w:lang w:val="es-PE"/>
        </w:rPr>
        <w:t xml:space="preserve"> </w:t>
      </w:r>
      <w:proofErr w:type="spellStart"/>
      <w:r>
        <w:rPr>
          <w:lang w:val="es-PE"/>
        </w:rPr>
        <w:t>gridlines</w:t>
      </w:r>
      <w:proofErr w:type="spellEnd"/>
      <w:r>
        <w:rPr>
          <w:lang w:val="es-PE"/>
        </w:rPr>
        <w:t xml:space="preserve">, </w:t>
      </w:r>
      <w:proofErr w:type="spellStart"/>
      <w:r>
        <w:rPr>
          <w:lang w:val="es-PE"/>
        </w:rPr>
        <w:t>especially</w:t>
      </w:r>
      <w:proofErr w:type="spellEnd"/>
      <w:r>
        <w:rPr>
          <w:lang w:val="es-PE"/>
        </w:rPr>
        <w:t xml:space="preserve"> </w:t>
      </w:r>
      <w:proofErr w:type="spellStart"/>
      <w:r>
        <w:rPr>
          <w:lang w:val="es-PE"/>
        </w:rPr>
        <w:t>for</w:t>
      </w:r>
      <w:proofErr w:type="spellEnd"/>
      <w:r>
        <w:rPr>
          <w:lang w:val="es-PE"/>
        </w:rPr>
        <w:t xml:space="preserve"> </w:t>
      </w:r>
      <w:proofErr w:type="spellStart"/>
      <w:r>
        <w:rPr>
          <w:lang w:val="es-PE"/>
        </w:rPr>
        <w:t>journal</w:t>
      </w:r>
      <w:proofErr w:type="spellEnd"/>
      <w:r>
        <w:rPr>
          <w:lang w:val="es-PE"/>
        </w:rPr>
        <w:t xml:space="preserve"> </w:t>
      </w:r>
      <w:proofErr w:type="spellStart"/>
      <w:r>
        <w:rPr>
          <w:lang w:val="es-PE"/>
        </w:rPr>
        <w:t>submission</w:t>
      </w:r>
      <w:proofErr w:type="spellEnd"/>
      <w:r>
        <w:rPr>
          <w:lang w:val="es-PE"/>
        </w:rPr>
        <w:t xml:space="preserve">. </w:t>
      </w:r>
      <w:proofErr w:type="spellStart"/>
      <w:r>
        <w:rPr>
          <w:lang w:val="es-PE"/>
        </w:rPr>
        <w:t>Also</w:t>
      </w:r>
      <w:proofErr w:type="spellEnd"/>
      <w:r>
        <w:rPr>
          <w:lang w:val="es-PE"/>
        </w:rPr>
        <w:t xml:space="preserve">, in Figure 3, </w:t>
      </w:r>
      <w:proofErr w:type="spellStart"/>
      <w:r>
        <w:rPr>
          <w:lang w:val="es-PE"/>
        </w:rPr>
        <w:t>some</w:t>
      </w:r>
      <w:proofErr w:type="spellEnd"/>
      <w:r>
        <w:rPr>
          <w:lang w:val="es-PE"/>
        </w:rPr>
        <w:t xml:space="preserve"> x-axis </w:t>
      </w:r>
      <w:proofErr w:type="spellStart"/>
      <w:r>
        <w:rPr>
          <w:lang w:val="es-PE"/>
        </w:rPr>
        <w:t>labels</w:t>
      </w:r>
      <w:proofErr w:type="spellEnd"/>
      <w:r>
        <w:rPr>
          <w:lang w:val="es-PE"/>
        </w:rPr>
        <w:t xml:space="preserve"> </w:t>
      </w:r>
      <w:proofErr w:type="spellStart"/>
      <w:r>
        <w:rPr>
          <w:lang w:val="es-PE"/>
        </w:rPr>
        <w:t>seem</w:t>
      </w:r>
      <w:proofErr w:type="spellEnd"/>
      <w:r>
        <w:rPr>
          <w:lang w:val="es-PE"/>
        </w:rPr>
        <w:t xml:space="preserve"> </w:t>
      </w:r>
      <w:proofErr w:type="spellStart"/>
      <w:r>
        <w:rPr>
          <w:lang w:val="es-PE"/>
        </w:rPr>
        <w:t>to</w:t>
      </w:r>
      <w:proofErr w:type="spellEnd"/>
      <w:r>
        <w:rPr>
          <w:lang w:val="es-PE"/>
        </w:rPr>
        <w:t xml:space="preserve"> be </w:t>
      </w:r>
      <w:proofErr w:type="spellStart"/>
      <w:r>
        <w:rPr>
          <w:lang w:val="es-PE"/>
        </w:rPr>
        <w:t>missing</w:t>
      </w:r>
      <w:proofErr w:type="spellEnd"/>
      <w:r>
        <w:rPr>
          <w:lang w:val="es-PE"/>
        </w:rPr>
        <w:t xml:space="preserve"> in </w:t>
      </w:r>
      <w:proofErr w:type="spellStart"/>
      <w:r>
        <w:rPr>
          <w:lang w:val="es-PE"/>
        </w:rPr>
        <w:t>some</w:t>
      </w:r>
      <w:proofErr w:type="spellEnd"/>
      <w:r>
        <w:rPr>
          <w:lang w:val="es-PE"/>
        </w:rPr>
        <w:t xml:space="preserve"> </w:t>
      </w:r>
      <w:proofErr w:type="spellStart"/>
      <w:r>
        <w:rPr>
          <w:lang w:val="es-PE"/>
        </w:rPr>
        <w:t>panels</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885CF8" w15:done="0"/>
  <w15:commentEx w15:paraId="1BD8AD77" w15:done="0"/>
  <w15:commentEx w15:paraId="57B0CE4C" w15:done="0"/>
  <w15:commentEx w15:paraId="03BC6FA2" w15:done="0"/>
  <w15:commentEx w15:paraId="54A7F984" w15:done="0"/>
  <w15:commentEx w15:paraId="7F7DD984" w15:done="0"/>
  <w15:commentEx w15:paraId="6480AA29" w15:done="0"/>
  <w15:commentEx w15:paraId="3503C161" w15:done="0"/>
  <w15:commentEx w15:paraId="4BAA824B" w15:done="0"/>
  <w15:commentEx w15:paraId="2CF4263A" w15:paraIdParent="4BAA824B" w15:done="0"/>
  <w15:commentEx w15:paraId="53087DCB" w15:done="0"/>
  <w15:commentEx w15:paraId="115773E2" w15:paraIdParent="53087DCB" w15:done="0"/>
  <w15:commentEx w15:paraId="0AEA1144" w15:done="0"/>
  <w15:commentEx w15:paraId="1F1B00ED" w15:done="0"/>
  <w15:commentEx w15:paraId="050F0CBE" w15:done="0"/>
  <w15:commentEx w15:paraId="5213E4AF" w15:done="0"/>
  <w15:commentEx w15:paraId="3F162904" w15:paraIdParent="5213E4AF" w15:done="0"/>
  <w15:commentEx w15:paraId="5713F1C9" w15:done="0"/>
  <w15:commentEx w15:paraId="3E10E859" w15:done="0"/>
  <w15:commentEx w15:paraId="32E8AD5B" w15:done="0"/>
  <w15:commentEx w15:paraId="4ABC7DD3" w15:done="0"/>
  <w15:commentEx w15:paraId="293E8635" w15:done="0"/>
  <w15:commentEx w15:paraId="14E0CFE2" w15:paraIdParent="293E8635" w15:done="0"/>
  <w15:commentEx w15:paraId="56D469F3" w15:done="0"/>
  <w15:commentEx w15:paraId="1D01C9B9" w15:done="0"/>
  <w15:commentEx w15:paraId="648C354A" w15:done="0"/>
  <w15:commentEx w15:paraId="31B2E757" w15:done="0"/>
  <w15:commentEx w15:paraId="582DF6BF" w15:done="0"/>
  <w15:commentEx w15:paraId="54653E0E" w15:done="0"/>
  <w15:commentEx w15:paraId="5160AABB" w15:done="0"/>
  <w15:commentEx w15:paraId="23045C0F" w15:done="0"/>
  <w15:commentEx w15:paraId="7DB4DE16" w15:done="0"/>
  <w15:commentEx w15:paraId="5849B820" w15:done="0"/>
  <w15:commentEx w15:paraId="5DC34B97" w15:done="0"/>
  <w15:commentEx w15:paraId="238A4DCC" w15:done="0"/>
  <w15:commentEx w15:paraId="6025B42C" w15:done="0"/>
  <w15:commentEx w15:paraId="2FCB5533" w15:done="0"/>
  <w15:commentEx w15:paraId="4E8AD3F4" w15:done="0"/>
  <w15:commentEx w15:paraId="1E1CD1F6" w15:done="0"/>
  <w15:commentEx w15:paraId="397CA922" w15:done="0"/>
  <w15:commentEx w15:paraId="06F9078D" w15:done="0"/>
  <w15:commentEx w15:paraId="5CBECF8E" w15:done="0"/>
  <w15:commentEx w15:paraId="7A4502B0" w15:done="0"/>
  <w15:commentEx w15:paraId="0725401E" w15:done="0"/>
  <w15:commentEx w15:paraId="0A1623F9" w15:done="0"/>
  <w15:commentEx w15:paraId="5FA4AE7F" w15:done="0"/>
  <w15:commentEx w15:paraId="149B7CE4" w15:done="0"/>
  <w15:commentEx w15:paraId="672715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6333110" w16cex:dateUtc="2026-06-16T07:44:00Z"/>
  <w16cex:commentExtensible w16cex:durableId="1CDD30A9" w16cex:dateUtc="2026-06-16T07:45:00Z"/>
  <w16cex:commentExtensible w16cex:durableId="1BBAFA16" w16cex:dateUtc="2026-06-18T00:17:00Z"/>
  <w16cex:commentExtensible w16cex:durableId="517A8317" w16cex:dateUtc="2026-06-18T00:37:00Z"/>
  <w16cex:commentExtensible w16cex:durableId="4F4C1979" w16cex:dateUtc="2026-06-18T00:38:00Z"/>
  <w16cex:commentExtensible w16cex:durableId="12914A64" w16cex:dateUtc="2026-06-18T11:56:00Z"/>
  <w16cex:commentExtensible w16cex:durableId="4EA5025D" w16cex:dateUtc="2026-06-18T12:00:00Z"/>
  <w16cex:commentExtensible w16cex:durableId="01301D93" w16cex:dateUtc="2026-06-18T12:02:00Z"/>
  <w16cex:commentExtensible w16cex:durableId="557B19BA" w16cex:dateUtc="2026-06-18T15:15:00Z"/>
  <w16cex:commentExtensible w16cex:durableId="07864777" w16cex:dateUtc="2026-06-24T07:25:00Z"/>
  <w16cex:commentExtensible w16cex:durableId="4E6C07B2" w16cex:dateUtc="2026-06-18T14:35:00Z"/>
  <w16cex:commentExtensible w16cex:durableId="10C979B6" w16cex:dateUtc="2026-06-24T07:26:00Z"/>
  <w16cex:commentExtensible w16cex:durableId="314B502D" w16cex:dateUtc="2026-06-18T12:09:00Z"/>
  <w16cex:commentExtensible w16cex:durableId="29185BE8" w16cex:dateUtc="2026-06-18T12:13:00Z"/>
  <w16cex:commentExtensible w16cex:durableId="3B79DCA5" w16cex:dateUtc="2026-06-18T14:15:00Z"/>
  <w16cex:commentExtensible w16cex:durableId="73085D9E" w16cex:dateUtc="2026-06-18T15:25:00Z"/>
  <w16cex:commentExtensible w16cex:durableId="163A2322" w16cex:dateUtc="2026-06-24T07:29:00Z"/>
  <w16cex:commentExtensible w16cex:durableId="1575C26D" w16cex:dateUtc="2026-06-18T15:26:00Z"/>
  <w16cex:commentExtensible w16cex:durableId="34FDEC3C" w16cex:dateUtc="2026-06-18T15:40:00Z"/>
  <w16cex:commentExtensible w16cex:durableId="7F789FF3" w16cex:dateUtc="2026-06-18T15:45:00Z"/>
  <w16cex:commentExtensible w16cex:durableId="3279236A" w16cex:dateUtc="2026-06-18T15:48:00Z"/>
  <w16cex:commentExtensible w16cex:durableId="6DE9E184" w16cex:dateUtc="2026-06-18T16:11:00Z"/>
  <w16cex:commentExtensible w16cex:durableId="697D3F20" w16cex:dateUtc="2026-06-24T07:33:00Z"/>
  <w16cex:commentExtensible w16cex:durableId="0C011C91" w16cex:dateUtc="2026-06-18T16:01:00Z"/>
  <w16cex:commentExtensible w16cex:durableId="4A94257C" w16cex:dateUtc="2026-06-18T16:02:00Z"/>
  <w16cex:commentExtensible w16cex:durableId="58D05558" w16cex:dateUtc="2026-06-18T16:20:00Z"/>
  <w16cex:commentExtensible w16cex:durableId="6D6A0F11" w16cex:dateUtc="2026-06-18T16:21:00Z"/>
  <w16cex:commentExtensible w16cex:durableId="48D0608B" w16cex:dateUtc="2026-06-18T16:22:00Z"/>
  <w16cex:commentExtensible w16cex:durableId="41D4420D" w16cex:dateUtc="2026-06-18T16:23:00Z"/>
  <w16cex:commentExtensible w16cex:durableId="6084FA22" w16cex:dateUtc="2026-06-18T16:28:00Z"/>
  <w16cex:commentExtensible w16cex:durableId="4BCB014B" w16cex:dateUtc="2026-06-18T16:28:00Z"/>
  <w16cex:commentExtensible w16cex:durableId="43171D30" w16cex:dateUtc="2026-06-18T16:29:00Z"/>
  <w16cex:commentExtensible w16cex:durableId="7286797B" w16cex:dateUtc="2026-06-18T16:30:00Z"/>
  <w16cex:commentExtensible w16cex:durableId="679D1C76" w16cex:dateUtc="2026-06-18T16:32:00Z"/>
  <w16cex:commentExtensible w16cex:durableId="5A01D85B" w16cex:dateUtc="2026-06-18T16:35:00Z"/>
  <w16cex:commentExtensible w16cex:durableId="00BC49B0" w16cex:dateUtc="2026-06-18T16:34:00Z"/>
  <w16cex:commentExtensible w16cex:durableId="3251D9E9" w16cex:dateUtc="2026-06-18T16:37:00Z"/>
  <w16cex:commentExtensible w16cex:durableId="1DD1E91F" w16cex:dateUtc="2026-06-18T16:42:00Z"/>
  <w16cex:commentExtensible w16cex:durableId="1334126B" w16cex:dateUtc="2026-06-18T16:46:00Z"/>
  <w16cex:commentExtensible w16cex:durableId="5E2489E0" w16cex:dateUtc="2026-06-18T16:50:00Z"/>
  <w16cex:commentExtensible w16cex:durableId="5682A196" w16cex:dateUtc="2026-06-18T17:01:00Z"/>
  <w16cex:commentExtensible w16cex:durableId="47997955" w16cex:dateUtc="2026-06-18T16:55:00Z"/>
  <w16cex:commentExtensible w16cex:durableId="287C960C" w16cex:dateUtc="2026-06-18T16:57:00Z"/>
  <w16cex:commentExtensible w16cex:durableId="3480F1DC" w16cex:dateUtc="2026-06-24T07:41:00Z"/>
  <w16cex:commentExtensible w16cex:durableId="76C7FBD5" w16cex:dateUtc="2026-06-18T16:58:00Z"/>
  <w16cex:commentExtensible w16cex:durableId="668AC5E8" w16cex:dateUtc="2026-06-24T07:44:00Z"/>
  <w16cex:commentExtensible w16cex:durableId="414E578F" w16cex:dateUtc="2026-06-18T16:59:00Z"/>
  <w16cex:commentExtensible w16cex:durableId="453A2EE4" w16cex:dateUtc="2026-06-18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885CF8" w16cid:durableId="16333110"/>
  <w16cid:commentId w16cid:paraId="1BD8AD77" w16cid:durableId="1CDD30A9"/>
  <w16cid:commentId w16cid:paraId="57B0CE4C" w16cid:durableId="1BBAFA16"/>
  <w16cid:commentId w16cid:paraId="03BC6FA2" w16cid:durableId="517A8317"/>
  <w16cid:commentId w16cid:paraId="54A7F984" w16cid:durableId="4F4C1979"/>
  <w16cid:commentId w16cid:paraId="7F7DD984" w16cid:durableId="12914A64"/>
  <w16cid:commentId w16cid:paraId="6480AA29" w16cid:durableId="4EA5025D"/>
  <w16cid:commentId w16cid:paraId="3503C161" w16cid:durableId="01301D93"/>
  <w16cid:commentId w16cid:paraId="4BAA824B" w16cid:durableId="557B19BA"/>
  <w16cid:commentId w16cid:paraId="2CF4263A" w16cid:durableId="07864777"/>
  <w16cid:commentId w16cid:paraId="53087DCB" w16cid:durableId="4E6C07B2"/>
  <w16cid:commentId w16cid:paraId="115773E2" w16cid:durableId="10C979B6"/>
  <w16cid:commentId w16cid:paraId="0AEA1144" w16cid:durableId="314B502D"/>
  <w16cid:commentId w16cid:paraId="1F1B00ED" w16cid:durableId="29185BE8"/>
  <w16cid:commentId w16cid:paraId="050F0CBE" w16cid:durableId="3B79DCA5"/>
  <w16cid:commentId w16cid:paraId="5213E4AF" w16cid:durableId="73085D9E"/>
  <w16cid:commentId w16cid:paraId="3F162904" w16cid:durableId="163A2322"/>
  <w16cid:commentId w16cid:paraId="5713F1C9" w16cid:durableId="1575C26D"/>
  <w16cid:commentId w16cid:paraId="3E10E859" w16cid:durableId="34FDEC3C"/>
  <w16cid:commentId w16cid:paraId="32E8AD5B" w16cid:durableId="7F789FF3"/>
  <w16cid:commentId w16cid:paraId="4ABC7DD3" w16cid:durableId="3279236A"/>
  <w16cid:commentId w16cid:paraId="293E8635" w16cid:durableId="6DE9E184"/>
  <w16cid:commentId w16cid:paraId="14E0CFE2" w16cid:durableId="697D3F20"/>
  <w16cid:commentId w16cid:paraId="56D469F3" w16cid:durableId="0C011C91"/>
  <w16cid:commentId w16cid:paraId="1D01C9B9" w16cid:durableId="4A94257C"/>
  <w16cid:commentId w16cid:paraId="648C354A" w16cid:durableId="58D05558"/>
  <w16cid:commentId w16cid:paraId="31B2E757" w16cid:durableId="6D6A0F11"/>
  <w16cid:commentId w16cid:paraId="582DF6BF" w16cid:durableId="48D0608B"/>
  <w16cid:commentId w16cid:paraId="54653E0E" w16cid:durableId="41D4420D"/>
  <w16cid:commentId w16cid:paraId="5160AABB" w16cid:durableId="6084FA22"/>
  <w16cid:commentId w16cid:paraId="23045C0F" w16cid:durableId="4BCB014B"/>
  <w16cid:commentId w16cid:paraId="7DB4DE16" w16cid:durableId="43171D30"/>
  <w16cid:commentId w16cid:paraId="5849B820" w16cid:durableId="7286797B"/>
  <w16cid:commentId w16cid:paraId="5DC34B97" w16cid:durableId="679D1C76"/>
  <w16cid:commentId w16cid:paraId="238A4DCC" w16cid:durableId="5A01D85B"/>
  <w16cid:commentId w16cid:paraId="6025B42C" w16cid:durableId="00BC49B0"/>
  <w16cid:commentId w16cid:paraId="2FCB5533" w16cid:durableId="3251D9E9"/>
  <w16cid:commentId w16cid:paraId="4E8AD3F4" w16cid:durableId="1DD1E91F"/>
  <w16cid:commentId w16cid:paraId="1E1CD1F6" w16cid:durableId="1334126B"/>
  <w16cid:commentId w16cid:paraId="397CA922" w16cid:durableId="5E2489E0"/>
  <w16cid:commentId w16cid:paraId="06F9078D" w16cid:durableId="5682A196"/>
  <w16cid:commentId w16cid:paraId="5CBECF8E" w16cid:durableId="47997955"/>
  <w16cid:commentId w16cid:paraId="7A4502B0" w16cid:durableId="287C960C"/>
  <w16cid:commentId w16cid:paraId="0725401E" w16cid:durableId="3480F1DC"/>
  <w16cid:commentId w16cid:paraId="0A1623F9" w16cid:durableId="76C7FBD5"/>
  <w16cid:commentId w16cid:paraId="5FA4AE7F" w16cid:durableId="668AC5E8"/>
  <w16cid:commentId w16cid:paraId="149B7CE4" w16cid:durableId="414E578F"/>
  <w16cid:commentId w16cid:paraId="672715A0" w16cid:durableId="453A2E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los TORO HUAMANCHUMO">
    <w15:presenceInfo w15:providerId="AD" w15:userId="S::c.torohuamanchumo@ecu.edu.au::9051a33b-88de-49b9-b2ee-fcc03be69575"/>
  </w15:person>
  <w15:person w15:author="Tönnies, Thaddaeus">
    <w15:presenceInfo w15:providerId="None" w15:userId="Tönnies, Thaddae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725"/>
    <w:rsid w:val="00060526"/>
    <w:rsid w:val="00126CF9"/>
    <w:rsid w:val="00132322"/>
    <w:rsid w:val="00240F07"/>
    <w:rsid w:val="00244981"/>
    <w:rsid w:val="002F5F08"/>
    <w:rsid w:val="00307650"/>
    <w:rsid w:val="00343641"/>
    <w:rsid w:val="00390335"/>
    <w:rsid w:val="00426725"/>
    <w:rsid w:val="00511F37"/>
    <w:rsid w:val="005C2145"/>
    <w:rsid w:val="005F3632"/>
    <w:rsid w:val="006F34D0"/>
    <w:rsid w:val="00740D97"/>
    <w:rsid w:val="00771B32"/>
    <w:rsid w:val="009455CD"/>
    <w:rsid w:val="00951E68"/>
    <w:rsid w:val="009A2CA6"/>
    <w:rsid w:val="009B6B46"/>
    <w:rsid w:val="009C101C"/>
    <w:rsid w:val="00A553D7"/>
    <w:rsid w:val="00A73E7D"/>
    <w:rsid w:val="00A948BB"/>
    <w:rsid w:val="00AC6CB0"/>
    <w:rsid w:val="00B8780B"/>
    <w:rsid w:val="00BA350C"/>
    <w:rsid w:val="00BB45FF"/>
    <w:rsid w:val="00C15CA8"/>
    <w:rsid w:val="00C33FB9"/>
    <w:rsid w:val="00DA1D3C"/>
    <w:rsid w:val="00DE3F13"/>
    <w:rsid w:val="00E2051F"/>
    <w:rsid w:val="00EB31F3"/>
    <w:rsid w:val="00EF7A90"/>
    <w:rsid w:val="00FE5914"/>
    <w:rsid w:val="00FE7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62C2F"/>
  <w15:chartTrackingRefBased/>
  <w15:docId w15:val="{CB1C2F5D-047E-40E0-ADFA-C819C3150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AU"/>
    </w:rPr>
  </w:style>
  <w:style w:type="paragraph" w:styleId="berschrift1">
    <w:name w:val="heading 1"/>
    <w:basedOn w:val="Standard"/>
    <w:next w:val="Standard"/>
    <w:link w:val="berschrift1Zchn"/>
    <w:uiPriority w:val="9"/>
    <w:qFormat/>
    <w:rsid w:val="00426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26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2672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2672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2672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2672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2672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2672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2672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26725"/>
    <w:rPr>
      <w:rFonts w:asciiTheme="majorHAnsi" w:eastAsiaTheme="majorEastAsia" w:hAnsiTheme="majorHAnsi" w:cstheme="majorBidi"/>
      <w:color w:val="0F4761" w:themeColor="accent1" w:themeShade="BF"/>
      <w:sz w:val="40"/>
      <w:szCs w:val="40"/>
      <w:lang w:val="en-AU"/>
    </w:rPr>
  </w:style>
  <w:style w:type="character" w:customStyle="1" w:styleId="berschrift2Zchn">
    <w:name w:val="Überschrift 2 Zchn"/>
    <w:basedOn w:val="Absatz-Standardschriftart"/>
    <w:link w:val="berschrift2"/>
    <w:uiPriority w:val="9"/>
    <w:semiHidden/>
    <w:rsid w:val="00426725"/>
    <w:rPr>
      <w:rFonts w:asciiTheme="majorHAnsi" w:eastAsiaTheme="majorEastAsia" w:hAnsiTheme="majorHAnsi" w:cstheme="majorBidi"/>
      <w:color w:val="0F4761" w:themeColor="accent1" w:themeShade="BF"/>
      <w:sz w:val="32"/>
      <w:szCs w:val="32"/>
      <w:lang w:val="en-AU"/>
    </w:rPr>
  </w:style>
  <w:style w:type="character" w:customStyle="1" w:styleId="berschrift3Zchn">
    <w:name w:val="Überschrift 3 Zchn"/>
    <w:basedOn w:val="Absatz-Standardschriftart"/>
    <w:link w:val="berschrift3"/>
    <w:uiPriority w:val="9"/>
    <w:semiHidden/>
    <w:rsid w:val="00426725"/>
    <w:rPr>
      <w:rFonts w:eastAsiaTheme="majorEastAsia" w:cstheme="majorBidi"/>
      <w:color w:val="0F4761" w:themeColor="accent1" w:themeShade="BF"/>
      <w:sz w:val="28"/>
      <w:szCs w:val="28"/>
      <w:lang w:val="en-AU"/>
    </w:rPr>
  </w:style>
  <w:style w:type="character" w:customStyle="1" w:styleId="berschrift4Zchn">
    <w:name w:val="Überschrift 4 Zchn"/>
    <w:basedOn w:val="Absatz-Standardschriftart"/>
    <w:link w:val="berschrift4"/>
    <w:uiPriority w:val="9"/>
    <w:semiHidden/>
    <w:rsid w:val="00426725"/>
    <w:rPr>
      <w:rFonts w:eastAsiaTheme="majorEastAsia" w:cstheme="majorBidi"/>
      <w:i/>
      <w:iCs/>
      <w:color w:val="0F4761" w:themeColor="accent1" w:themeShade="BF"/>
      <w:lang w:val="en-AU"/>
    </w:rPr>
  </w:style>
  <w:style w:type="character" w:customStyle="1" w:styleId="berschrift5Zchn">
    <w:name w:val="Überschrift 5 Zchn"/>
    <w:basedOn w:val="Absatz-Standardschriftart"/>
    <w:link w:val="berschrift5"/>
    <w:uiPriority w:val="9"/>
    <w:semiHidden/>
    <w:rsid w:val="00426725"/>
    <w:rPr>
      <w:rFonts w:eastAsiaTheme="majorEastAsia" w:cstheme="majorBidi"/>
      <w:color w:val="0F4761" w:themeColor="accent1" w:themeShade="BF"/>
      <w:lang w:val="en-AU"/>
    </w:rPr>
  </w:style>
  <w:style w:type="character" w:customStyle="1" w:styleId="berschrift6Zchn">
    <w:name w:val="Überschrift 6 Zchn"/>
    <w:basedOn w:val="Absatz-Standardschriftart"/>
    <w:link w:val="berschrift6"/>
    <w:uiPriority w:val="9"/>
    <w:semiHidden/>
    <w:rsid w:val="00426725"/>
    <w:rPr>
      <w:rFonts w:eastAsiaTheme="majorEastAsia" w:cstheme="majorBidi"/>
      <w:i/>
      <w:iCs/>
      <w:color w:val="595959" w:themeColor="text1" w:themeTint="A6"/>
      <w:lang w:val="en-AU"/>
    </w:rPr>
  </w:style>
  <w:style w:type="character" w:customStyle="1" w:styleId="berschrift7Zchn">
    <w:name w:val="Überschrift 7 Zchn"/>
    <w:basedOn w:val="Absatz-Standardschriftart"/>
    <w:link w:val="berschrift7"/>
    <w:uiPriority w:val="9"/>
    <w:semiHidden/>
    <w:rsid w:val="00426725"/>
    <w:rPr>
      <w:rFonts w:eastAsiaTheme="majorEastAsia" w:cstheme="majorBidi"/>
      <w:color w:val="595959" w:themeColor="text1" w:themeTint="A6"/>
      <w:lang w:val="en-AU"/>
    </w:rPr>
  </w:style>
  <w:style w:type="character" w:customStyle="1" w:styleId="berschrift8Zchn">
    <w:name w:val="Überschrift 8 Zchn"/>
    <w:basedOn w:val="Absatz-Standardschriftart"/>
    <w:link w:val="berschrift8"/>
    <w:uiPriority w:val="9"/>
    <w:semiHidden/>
    <w:rsid w:val="00426725"/>
    <w:rPr>
      <w:rFonts w:eastAsiaTheme="majorEastAsia" w:cstheme="majorBidi"/>
      <w:i/>
      <w:iCs/>
      <w:color w:val="272727" w:themeColor="text1" w:themeTint="D8"/>
      <w:lang w:val="en-AU"/>
    </w:rPr>
  </w:style>
  <w:style w:type="character" w:customStyle="1" w:styleId="berschrift9Zchn">
    <w:name w:val="Überschrift 9 Zchn"/>
    <w:basedOn w:val="Absatz-Standardschriftart"/>
    <w:link w:val="berschrift9"/>
    <w:uiPriority w:val="9"/>
    <w:semiHidden/>
    <w:rsid w:val="00426725"/>
    <w:rPr>
      <w:rFonts w:eastAsiaTheme="majorEastAsia" w:cstheme="majorBidi"/>
      <w:color w:val="272727" w:themeColor="text1" w:themeTint="D8"/>
      <w:lang w:val="en-AU"/>
    </w:rPr>
  </w:style>
  <w:style w:type="paragraph" w:styleId="Titel">
    <w:name w:val="Title"/>
    <w:basedOn w:val="Standard"/>
    <w:next w:val="Standard"/>
    <w:link w:val="TitelZchn"/>
    <w:uiPriority w:val="10"/>
    <w:qFormat/>
    <w:rsid w:val="00426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26725"/>
    <w:rPr>
      <w:rFonts w:asciiTheme="majorHAnsi" w:eastAsiaTheme="majorEastAsia" w:hAnsiTheme="majorHAnsi" w:cstheme="majorBidi"/>
      <w:spacing w:val="-10"/>
      <w:kern w:val="28"/>
      <w:sz w:val="56"/>
      <w:szCs w:val="56"/>
      <w:lang w:val="en-AU"/>
    </w:rPr>
  </w:style>
  <w:style w:type="paragraph" w:styleId="Untertitel">
    <w:name w:val="Subtitle"/>
    <w:basedOn w:val="Standard"/>
    <w:next w:val="Standard"/>
    <w:link w:val="UntertitelZchn"/>
    <w:uiPriority w:val="11"/>
    <w:qFormat/>
    <w:rsid w:val="0042672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26725"/>
    <w:rPr>
      <w:rFonts w:eastAsiaTheme="majorEastAsia" w:cstheme="majorBidi"/>
      <w:color w:val="595959" w:themeColor="text1" w:themeTint="A6"/>
      <w:spacing w:val="15"/>
      <w:sz w:val="28"/>
      <w:szCs w:val="28"/>
      <w:lang w:val="en-AU"/>
    </w:rPr>
  </w:style>
  <w:style w:type="paragraph" w:styleId="Zitat">
    <w:name w:val="Quote"/>
    <w:basedOn w:val="Standard"/>
    <w:next w:val="Standard"/>
    <w:link w:val="ZitatZchn"/>
    <w:uiPriority w:val="29"/>
    <w:qFormat/>
    <w:rsid w:val="0042672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26725"/>
    <w:rPr>
      <w:i/>
      <w:iCs/>
      <w:color w:val="404040" w:themeColor="text1" w:themeTint="BF"/>
      <w:lang w:val="en-AU"/>
    </w:rPr>
  </w:style>
  <w:style w:type="paragraph" w:styleId="Listenabsatz">
    <w:name w:val="List Paragraph"/>
    <w:basedOn w:val="Standard"/>
    <w:uiPriority w:val="34"/>
    <w:qFormat/>
    <w:rsid w:val="00426725"/>
    <w:pPr>
      <w:ind w:left="720"/>
      <w:contextualSpacing/>
    </w:pPr>
  </w:style>
  <w:style w:type="character" w:styleId="IntensiveHervorhebung">
    <w:name w:val="Intense Emphasis"/>
    <w:basedOn w:val="Absatz-Standardschriftart"/>
    <w:uiPriority w:val="21"/>
    <w:qFormat/>
    <w:rsid w:val="00426725"/>
    <w:rPr>
      <w:i/>
      <w:iCs/>
      <w:color w:val="0F4761" w:themeColor="accent1" w:themeShade="BF"/>
    </w:rPr>
  </w:style>
  <w:style w:type="paragraph" w:styleId="IntensivesZitat">
    <w:name w:val="Intense Quote"/>
    <w:basedOn w:val="Standard"/>
    <w:next w:val="Standard"/>
    <w:link w:val="IntensivesZitatZchn"/>
    <w:uiPriority w:val="30"/>
    <w:qFormat/>
    <w:rsid w:val="00426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26725"/>
    <w:rPr>
      <w:i/>
      <w:iCs/>
      <w:color w:val="0F4761" w:themeColor="accent1" w:themeShade="BF"/>
      <w:lang w:val="en-AU"/>
    </w:rPr>
  </w:style>
  <w:style w:type="character" w:styleId="IntensiverVerweis">
    <w:name w:val="Intense Reference"/>
    <w:basedOn w:val="Absatz-Standardschriftart"/>
    <w:uiPriority w:val="32"/>
    <w:qFormat/>
    <w:rsid w:val="00426725"/>
    <w:rPr>
      <w:b/>
      <w:bCs/>
      <w:smallCaps/>
      <w:color w:val="0F4761" w:themeColor="accent1" w:themeShade="BF"/>
      <w:spacing w:val="5"/>
    </w:rPr>
  </w:style>
  <w:style w:type="character" w:styleId="Kommentarzeichen">
    <w:name w:val="annotation reference"/>
    <w:basedOn w:val="Absatz-Standardschriftart"/>
    <w:uiPriority w:val="99"/>
    <w:semiHidden/>
    <w:unhideWhenUsed/>
    <w:rsid w:val="00511F37"/>
    <w:rPr>
      <w:sz w:val="16"/>
      <w:szCs w:val="16"/>
    </w:rPr>
  </w:style>
  <w:style w:type="paragraph" w:styleId="Kommentartext">
    <w:name w:val="annotation text"/>
    <w:basedOn w:val="Standard"/>
    <w:link w:val="KommentartextZchn"/>
    <w:uiPriority w:val="99"/>
    <w:unhideWhenUsed/>
    <w:rsid w:val="00511F37"/>
    <w:pPr>
      <w:spacing w:line="240" w:lineRule="auto"/>
    </w:pPr>
    <w:rPr>
      <w:sz w:val="20"/>
      <w:szCs w:val="20"/>
    </w:rPr>
  </w:style>
  <w:style w:type="character" w:customStyle="1" w:styleId="KommentartextZchn">
    <w:name w:val="Kommentartext Zchn"/>
    <w:basedOn w:val="Absatz-Standardschriftart"/>
    <w:link w:val="Kommentartext"/>
    <w:uiPriority w:val="99"/>
    <w:rsid w:val="00511F37"/>
    <w:rPr>
      <w:sz w:val="20"/>
      <w:szCs w:val="20"/>
      <w:lang w:val="en-AU"/>
    </w:rPr>
  </w:style>
  <w:style w:type="paragraph" w:styleId="Kommentarthema">
    <w:name w:val="annotation subject"/>
    <w:basedOn w:val="Kommentartext"/>
    <w:next w:val="Kommentartext"/>
    <w:link w:val="KommentarthemaZchn"/>
    <w:uiPriority w:val="99"/>
    <w:semiHidden/>
    <w:unhideWhenUsed/>
    <w:rsid w:val="00511F37"/>
    <w:rPr>
      <w:b/>
      <w:bCs/>
    </w:rPr>
  </w:style>
  <w:style w:type="character" w:customStyle="1" w:styleId="KommentarthemaZchn">
    <w:name w:val="Kommentarthema Zchn"/>
    <w:basedOn w:val="KommentartextZchn"/>
    <w:link w:val="Kommentarthema"/>
    <w:uiPriority w:val="99"/>
    <w:semiHidden/>
    <w:rsid w:val="00511F37"/>
    <w:rPr>
      <w:b/>
      <w:bCs/>
      <w:sz w:val="20"/>
      <w:szCs w:val="20"/>
      <w:lang w:val="en-AU"/>
    </w:rPr>
  </w:style>
  <w:style w:type="character" w:styleId="Hyperlink">
    <w:name w:val="Hyperlink"/>
    <w:basedOn w:val="Absatz-Standardschriftart"/>
    <w:uiPriority w:val="99"/>
    <w:unhideWhenUsed/>
    <w:rsid w:val="00511F37"/>
    <w:rPr>
      <w:color w:val="467886" w:themeColor="hyperlink"/>
      <w:u w:val="single"/>
    </w:rPr>
  </w:style>
  <w:style w:type="character" w:styleId="NichtaufgelsteErwhnung">
    <w:name w:val="Unresolved Mention"/>
    <w:basedOn w:val="Absatz-Standardschriftart"/>
    <w:uiPriority w:val="99"/>
    <w:semiHidden/>
    <w:unhideWhenUsed/>
    <w:rsid w:val="00511F37"/>
    <w:rPr>
      <w:color w:val="605E5C"/>
      <w:shd w:val="clear" w:color="auto" w:fill="E1DFDD"/>
    </w:rPr>
  </w:style>
  <w:style w:type="paragraph" w:styleId="berarbeitung">
    <w:name w:val="Revision"/>
    <w:hidden/>
    <w:uiPriority w:val="99"/>
    <w:semiHidden/>
    <w:rsid w:val="00FE7872"/>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13" Type="http://schemas.openxmlformats.org/officeDocument/2006/relationships/hyperlink" Target="https://pubmed.ncbi.nlm.nih.gov/28878935/" TargetMode="External"/><Relationship Id="rId18" Type="http://schemas.openxmlformats.org/officeDocument/2006/relationships/hyperlink" Target="https://pubmed.ncbi.nlm.nih.gov/39010051/" TargetMode="External"/><Relationship Id="rId26" Type="http://schemas.openxmlformats.org/officeDocument/2006/relationships/hyperlink" Target="https://pubmed.ncbi.nlm.nih.gov/35415391/" TargetMode="External"/><Relationship Id="rId3" Type="http://schemas.openxmlformats.org/officeDocument/2006/relationships/hyperlink" Target="https://diabetesatlas.org" TargetMode="External"/><Relationship Id="rId21" Type="http://schemas.openxmlformats.org/officeDocument/2006/relationships/hyperlink" Target="https://pubmed.ncbi.nlm.nih.gov/27710820/" TargetMode="External"/><Relationship Id="rId34" Type="http://schemas.openxmlformats.org/officeDocument/2006/relationships/hyperlink" Target="https://pubmed.ncbi.nlm.nih.gov/39010051/" TargetMode="External"/><Relationship Id="rId7" Type="http://schemas.openxmlformats.org/officeDocument/2006/relationships/hyperlink" Target="https://pubmed.ncbi.nlm.nih.gov/39010051/" TargetMode="External"/><Relationship Id="rId12" Type="http://schemas.openxmlformats.org/officeDocument/2006/relationships/hyperlink" Target="https://www.R-project.org/" TargetMode="External"/><Relationship Id="rId17" Type="http://schemas.openxmlformats.org/officeDocument/2006/relationships/hyperlink" Target="https://pubmed.ncbi.nlm.nih.gov/29615740/" TargetMode="External"/><Relationship Id="rId25" Type="http://schemas.openxmlformats.org/officeDocument/2006/relationships/hyperlink" Target="https://pubmed.ncbi.nlm.nih.gov/35325624/" TargetMode="External"/><Relationship Id="rId33" Type="http://schemas.openxmlformats.org/officeDocument/2006/relationships/hyperlink" Target="https://pubmed.ncbi.nlm.nih.gov/24333220/" TargetMode="External"/><Relationship Id="rId2" Type="http://schemas.openxmlformats.org/officeDocument/2006/relationships/hyperlink" Target="https://diabetesatlas.org" TargetMode="External"/><Relationship Id="rId16" Type="http://schemas.openxmlformats.org/officeDocument/2006/relationships/hyperlink" Target="https://pubmed.ncbi.nlm.nih.gov/27710820/" TargetMode="External"/><Relationship Id="rId20" Type="http://schemas.openxmlformats.org/officeDocument/2006/relationships/hyperlink" Target="https://pubmed.ncbi.nlm.nih.gov/40933175/" TargetMode="External"/><Relationship Id="rId29" Type="http://schemas.openxmlformats.org/officeDocument/2006/relationships/hyperlink" Target="https://pubmed.ncbi.nlm.nih.gov/40933175/" TargetMode="External"/><Relationship Id="rId1" Type="http://schemas.openxmlformats.org/officeDocument/2006/relationships/hyperlink" Target="https://pubmed.ncbi.nlm.nih.gov/32943028/" TargetMode="External"/><Relationship Id="rId6" Type="http://schemas.openxmlformats.org/officeDocument/2006/relationships/hyperlink" Target="https://pubmed.ncbi.nlm.nih.gov/24333220/" TargetMode="External"/><Relationship Id="rId11" Type="http://schemas.openxmlformats.org/officeDocument/2006/relationships/hyperlink" Target="https://pubmed.ncbi.nlm.nih.gov/39010051/" TargetMode="External"/><Relationship Id="rId24" Type="http://schemas.openxmlformats.org/officeDocument/2006/relationships/hyperlink" Target="https://pubmed.ncbi.nlm.nih.gov/40570863/" TargetMode="External"/><Relationship Id="rId32" Type="http://schemas.openxmlformats.org/officeDocument/2006/relationships/hyperlink" Target="https://pubmed.ncbi.nlm.nih.gov/36702562/" TargetMode="External"/><Relationship Id="rId5" Type="http://schemas.openxmlformats.org/officeDocument/2006/relationships/hyperlink" Target="https://pubmed.ncbi.nlm.nih.gov/27710820/" TargetMode="External"/><Relationship Id="rId15" Type="http://schemas.openxmlformats.org/officeDocument/2006/relationships/hyperlink" Target="https://pubmed.ncbi.nlm.nih.gov/28878935/" TargetMode="External"/><Relationship Id="rId23" Type="http://schemas.openxmlformats.org/officeDocument/2006/relationships/hyperlink" Target="https://pubmed.ncbi.nlm.nih.gov/29472520/" TargetMode="External"/><Relationship Id="rId28" Type="http://schemas.openxmlformats.org/officeDocument/2006/relationships/hyperlink" Target="https://pubmed.ncbi.nlm.nih.gov/41071815/" TargetMode="External"/><Relationship Id="rId36" Type="http://schemas.openxmlformats.org/officeDocument/2006/relationships/hyperlink" Target="https://pubmed.ncbi.nlm.nih.gov/36113507/" TargetMode="External"/><Relationship Id="rId10" Type="http://schemas.openxmlformats.org/officeDocument/2006/relationships/hyperlink" Target="https://population.un.org/wpp/" TargetMode="External"/><Relationship Id="rId19" Type="http://schemas.openxmlformats.org/officeDocument/2006/relationships/hyperlink" Target="https://pubmed.ncbi.nlm.nih.gov/40028617/" TargetMode="External"/><Relationship Id="rId31" Type="http://schemas.openxmlformats.org/officeDocument/2006/relationships/hyperlink" Target="https://pubmed.ncbi.nlm.nih.gov/32770407/" TargetMode="External"/><Relationship Id="rId4" Type="http://schemas.openxmlformats.org/officeDocument/2006/relationships/hyperlink" Target="https://pubmed.ncbi.nlm.nih.gov/28878935/" TargetMode="External"/><Relationship Id="rId9" Type="http://schemas.openxmlformats.org/officeDocument/2006/relationships/hyperlink" Target="https://proyectos.inei.gob.pe/endes/" TargetMode="External"/><Relationship Id="rId14" Type="http://schemas.openxmlformats.org/officeDocument/2006/relationships/hyperlink" Target="https://pubmed.ncbi.nlm.nih.gov/27710820/" TargetMode="External"/><Relationship Id="rId22" Type="http://schemas.openxmlformats.org/officeDocument/2006/relationships/hyperlink" Target="https://pubmed.ncbi.nlm.nih.gov/26248550/" TargetMode="External"/><Relationship Id="rId27" Type="http://schemas.openxmlformats.org/officeDocument/2006/relationships/hyperlink" Target="https://pubmed.ncbi.nlm.nih.gov/37254139/" TargetMode="External"/><Relationship Id="rId30" Type="http://schemas.openxmlformats.org/officeDocument/2006/relationships/hyperlink" Target="https://pubmed.ncbi.nlm.nih.gov/23959757/" TargetMode="External"/><Relationship Id="rId35" Type="http://schemas.openxmlformats.org/officeDocument/2006/relationships/hyperlink" Target="https://diabetesatlas.org" TargetMode="External"/><Relationship Id="rId8" Type="http://schemas.openxmlformats.org/officeDocument/2006/relationships/hyperlink" Target="https://proyectos.inei.gob.pe/endes/"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1808</Words>
  <Characters>11393</Characters>
  <Application>Microsoft Office Word</Application>
  <DocSecurity>0</DocSecurity>
  <Lines>94</Lines>
  <Paragraphs>26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TORO HUAMANCHUMO</dc:creator>
  <cp:keywords/>
  <dc:description/>
  <cp:lastModifiedBy>Tönnies, Thaddaeus</cp:lastModifiedBy>
  <cp:revision>2</cp:revision>
  <dcterms:created xsi:type="dcterms:W3CDTF">2026-06-24T07:48:00Z</dcterms:created>
  <dcterms:modified xsi:type="dcterms:W3CDTF">2026-06-24T07:48:00Z</dcterms:modified>
</cp:coreProperties>
</file>